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A1A082" w14:textId="77777777" w:rsidR="00926095" w:rsidRDefault="00926095" w:rsidP="00926095">
      <w:r>
        <w:rPr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17182E05" wp14:editId="15AA23D4">
                <wp:simplePos x="0" y="0"/>
                <wp:positionH relativeFrom="page">
                  <wp:posOffset>428625</wp:posOffset>
                </wp:positionH>
                <wp:positionV relativeFrom="margin">
                  <wp:posOffset>-1170304</wp:posOffset>
                </wp:positionV>
                <wp:extent cx="228600" cy="10403359"/>
                <wp:effectExtent l="0" t="0" r="0" b="0"/>
                <wp:wrapNone/>
                <wp:docPr id="1728545881" name="Group 17285458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" cy="10403359"/>
                          <a:chOff x="5231700" y="0"/>
                          <a:chExt cx="228600" cy="7560000"/>
                        </a:xfrm>
                      </wpg:grpSpPr>
                      <wpg:grpSp>
                        <wpg:cNvPr id="150243782" name="Group 150243782"/>
                        <wpg:cNvGrpSpPr/>
                        <wpg:grpSpPr>
                          <a:xfrm>
                            <a:off x="5231700" y="0"/>
                            <a:ext cx="228600" cy="7560000"/>
                            <a:chOff x="0" y="0"/>
                            <a:chExt cx="228600" cy="9144000"/>
                          </a:xfrm>
                        </wpg:grpSpPr>
                        <wps:wsp>
                          <wps:cNvPr id="1022607563" name="Rectangle 1022607563"/>
                          <wps:cNvSpPr/>
                          <wps:spPr>
                            <a:xfrm>
                              <a:off x="0" y="0"/>
                              <a:ext cx="228600" cy="914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6C6C7F" w14:textId="77777777" w:rsidR="00926095" w:rsidRDefault="00926095" w:rsidP="0092609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45180660" name="Rectangle 645180660"/>
                          <wps:cNvSpPr/>
                          <wps:spPr>
                            <a:xfrm>
                              <a:off x="0" y="0"/>
                              <a:ext cx="228600" cy="878205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18B0EEB" w14:textId="77777777" w:rsidR="00926095" w:rsidRDefault="00926095" w:rsidP="0092609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00658735" name="Rectangle 300658735"/>
                          <wps:cNvSpPr/>
                          <wps:spPr>
                            <a:xfrm>
                              <a:off x="0" y="8915400"/>
                              <a:ext cx="228600" cy="22860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EC80B7D" w14:textId="77777777" w:rsidR="00926095" w:rsidRDefault="00926095" w:rsidP="0092609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1728545881" o:spid="_x0000_s1026" style="position:absolute;margin-left:33.75pt;margin-top:-92.15pt;width:18pt;height:819.15pt;z-index:251659264;mso-position-horizontal-relative:page;mso-position-vertical-relative:margin" coordorigin="52317" coordsize="2286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">
                <v:group id="Group 150243782" o:spid="_x0000_s1027" style="position:absolute;left:52317;width:2286;height:75600" coordsize="2286,914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+Hzj0ccAAADi&#10;AAAADwAAAAAAAAAAAAAAAACqAgAAZHJzL2Rvd25yZXYueG1sUEsFBgAAAAAEAAQA+gAAAJ4DAAAA&#10;AA==&#10;">
                  <v:rect id="Rectangle 1022607563" o:spid="_x0000_s1028" style="position:absolute;width:2286;height:914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Z6mFsYA&#10;AADjAAAADwAAAGRycy9kb3ducmV2LnhtbERPzU7DMAy+I+0dIk/ixpIFKFCWTYBAgp1GxwOYxjTV&#10;Gqc0YevefkFC4ujv34vV6DuxpyG2gQ3MZwoEcR1sy42Bj+3LxS2ImJAtdoHJwJEirJaTswWWNhz4&#10;nfZVakQO4ViiAZdSX0oZa0ce4yz0xJn7CoPHlM+hkXbAQw73ndRKFdJjy7nBYU9Pjupd9eMNbK4C&#10;6WcdH6vG37nxc7t++8bCmPPp+HAPItGY/sV/7leb5yutC3VzXVzC708ZALk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Z6mFsYAAADjAAAADwAAAAAAAAAAAAAAAACYAgAAZHJz&#10;L2Rvd25yZXYueG1sUEsFBgAAAAAEAAQA9QAAAIsDAAAAAA==&#10;" filled="f" stroked="f">
                    <v:textbox inset="2.53958mm,2.53958mm,2.53958mm,2.53958mm">
                      <w:txbxContent>
                        <w:p w14:paraId="236C6C7F" w14:textId="77777777" w:rsidR="00926095" w:rsidRDefault="00926095" w:rsidP="0092609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645180660" o:spid="_x0000_s1029" style="position:absolute;width:2286;height:878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JCHMgA&#10;AADiAAAADwAAAGRycy9kb3ducmV2LnhtbESPT2vCMBjG74N9h/AOdptpZQbpjDKmYwq76PTQ20vz&#10;2hSbN6WJWr+9OQg7Pjz/+M0Wg2vFhfrQeNaQjzIQxJU3Ddca9n/fb1MQISIbbD2ThhsFWMyfn2ZY&#10;GH/lLV12sRZphEOBGmyMXSFlqCw5DCPfESfv6HuHMcm+lqbHaxp3rRxnmZIOG04PFjv6slSddmen&#10;YYXlgLkcb9Rha3/2uCoPy99S69eX4fMDRKQh/ocf7bXRoN4n+TRTKkEkpIQDcn4H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8kkIcyAAAAOIAAAAPAAAAAAAAAAAAAAAAAJgCAABk&#10;cnMvZG93bnJldi54bWxQSwUGAAAAAAQABAD1AAAAjQMAAAAA&#10;" fillcolor="#e97132 [3205]" stroked="f">
                    <v:textbox inset="2.53958mm,2.53958mm,2.53958mm,2.53958mm">
                      <w:txbxContent>
                        <w:p w14:paraId="118B0EEB" w14:textId="77777777" w:rsidR="00926095" w:rsidRDefault="00926095" w:rsidP="0092609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300658735" o:spid="_x0000_s1030" style="position:absolute;top:89154;width:2286;height:22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WBuscA&#10;AADiAAAADwAAAGRycy9kb3ducmV2LnhtbESP0WrCQBRE3wv+w3IF3+pGJVWjq4gi+CKlsR9wyV6z&#10;wezdmF1j+vddodDHYWbOMOttb2vRUesrxwom4wQEceF0xaWC78vxfQHCB2SNtWNS8EMetpvB2xoz&#10;7Z78RV0eShEh7DNUYEJoMil9YciiH7uGOHpX11oMUbal1C0+I9zWcpokH9JixXHBYEN7Q8Utf1gF&#10;6TL1h67/rNGYy+G+n+9O57xUajTsdysQgfrwH/5rn7SCWSSmi/kshdeleAfk5h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clgbrHAAAA4gAAAA8AAAAAAAAAAAAAAAAAmAIAAGRy&#10;cy9kb3ducmV2LnhtbFBLBQYAAAAABAAEAPUAAACMAwAAAAA=&#10;" fillcolor="#156082 [3204]" stroked="f">
                    <v:textbox inset="2.53958mm,2.53958mm,2.53958mm,2.53958mm">
                      <w:txbxContent>
                        <w:p w14:paraId="1EC80B7D" w14:textId="77777777" w:rsidR="00926095" w:rsidRDefault="00926095" w:rsidP="0092609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</v:group>
                <w10:wrap anchorx="page" anchory="margin"/>
              </v:group>
            </w:pict>
          </mc:Fallback>
        </mc:AlternateContent>
      </w:r>
      <w:r>
        <w:rPr>
          <w:noProof/>
          <w:lang w:val="pt-BR" w:eastAsia="pt-BR"/>
        </w:rPr>
        <w:drawing>
          <wp:anchor distT="0" distB="0" distL="114300" distR="114300" simplePos="0" relativeHeight="251661312" behindDoc="0" locked="0" layoutInCell="1" hidden="0" allowOverlap="1" wp14:anchorId="3B2D345D" wp14:editId="503E9E0A">
            <wp:simplePos x="0" y="0"/>
            <wp:positionH relativeFrom="margin">
              <wp:posOffset>4174490</wp:posOffset>
            </wp:positionH>
            <wp:positionV relativeFrom="margin">
              <wp:posOffset>-276224</wp:posOffset>
            </wp:positionV>
            <wp:extent cx="2206625" cy="762000"/>
            <wp:effectExtent l="0" t="0" r="0" b="0"/>
            <wp:wrapSquare wrapText="bothSides" distT="0" distB="0" distL="114300" distR="114300"/>
            <wp:docPr id="1728545883" name="image1.png" descr="A logo for college computing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logo for college computing&#10;&#10;Description automatically generated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6625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3975392" w14:textId="77777777" w:rsidR="00926095" w:rsidRDefault="00926095" w:rsidP="00926095">
      <w:pPr>
        <w:rPr>
          <w:b/>
          <w:color w:val="156082"/>
          <w:sz w:val="36"/>
          <w:szCs w:val="36"/>
        </w:rPr>
      </w:pPr>
      <w:r>
        <w:rPr>
          <w:b/>
          <w:color w:val="156082"/>
          <w:sz w:val="36"/>
          <w:szCs w:val="36"/>
        </w:rPr>
        <w:t>Assessment Cover Page</w:t>
      </w:r>
    </w:p>
    <w:tbl>
      <w:tblPr>
        <w:tblW w:w="10829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070"/>
        <w:gridCol w:w="5759"/>
      </w:tblGrid>
      <w:tr w:rsidR="00926095" w14:paraId="66F4D3C7" w14:textId="77777777" w:rsidTr="00E149BE">
        <w:tc>
          <w:tcPr>
            <w:tcW w:w="50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F6DF8A8" w14:textId="77777777" w:rsidR="00926095" w:rsidRDefault="00926095" w:rsidP="00E149BE">
            <w:pPr>
              <w:spacing w:line="480" w:lineRule="auto"/>
              <w:rPr>
                <w:ins w:id="0" w:author="naomie mboma" w:date="2026-04-19T22:07:00Z"/>
                <w:i/>
                <w:color w:val="156082"/>
                <w:sz w:val="32"/>
                <w:szCs w:val="32"/>
              </w:rPr>
            </w:pPr>
            <w:r>
              <w:rPr>
                <w:i/>
                <w:color w:val="156082"/>
                <w:sz w:val="32"/>
                <w:szCs w:val="32"/>
              </w:rPr>
              <w:t>Student Full Name</w:t>
            </w:r>
          </w:p>
          <w:p w14:paraId="68E92A8F" w14:textId="77777777" w:rsidR="00926095" w:rsidRPr="00AA51F3" w:rsidRDefault="00926095" w:rsidP="00E149BE">
            <w:pPr>
              <w:spacing w:line="480" w:lineRule="auto"/>
              <w:rPr>
                <w:i/>
                <w:color w:val="002060"/>
                <w:sz w:val="32"/>
                <w:szCs w:val="32"/>
                <w:u w:val="single"/>
              </w:rPr>
            </w:pPr>
            <w:proofErr w:type="spellStart"/>
            <w:r>
              <w:rPr>
                <w:i/>
                <w:color w:val="002060"/>
                <w:sz w:val="32"/>
                <w:szCs w:val="32"/>
                <w:u w:val="single"/>
              </w:rPr>
              <w:t>Alexsander</w:t>
            </w:r>
            <w:proofErr w:type="spellEnd"/>
            <w:r>
              <w:rPr>
                <w:i/>
                <w:color w:val="002060"/>
                <w:sz w:val="32"/>
                <w:szCs w:val="32"/>
                <w:u w:val="single"/>
              </w:rPr>
              <w:t xml:space="preserve"> de Sousa Nelson</w:t>
            </w:r>
          </w:p>
        </w:tc>
        <w:tc>
          <w:tcPr>
            <w:tcW w:w="5759" w:type="dxa"/>
            <w:tcBorders>
              <w:top w:val="nil"/>
              <w:left w:val="nil"/>
              <w:bottom w:val="nil"/>
              <w:right w:val="nil"/>
            </w:tcBorders>
          </w:tcPr>
          <w:p w14:paraId="54128E95" w14:textId="77777777" w:rsidR="00926095" w:rsidRDefault="00926095" w:rsidP="00E149BE">
            <w:pPr>
              <w:spacing w:line="480" w:lineRule="auto"/>
              <w:ind w:left="572" w:firstLine="141"/>
              <w:rPr>
                <w:color w:val="000000"/>
                <w:sz w:val="32"/>
                <w:szCs w:val="32"/>
              </w:rPr>
            </w:pPr>
          </w:p>
        </w:tc>
      </w:tr>
      <w:tr w:rsidR="00926095" w14:paraId="5A929706" w14:textId="77777777" w:rsidTr="00E149BE">
        <w:tc>
          <w:tcPr>
            <w:tcW w:w="50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96D577A" w14:textId="77777777" w:rsidR="00926095" w:rsidRDefault="00926095" w:rsidP="00E149BE">
            <w:pPr>
              <w:spacing w:line="480" w:lineRule="auto"/>
              <w:rPr>
                <w:ins w:id="1" w:author="naomie mboma" w:date="2026-04-19T22:07:00Z"/>
                <w:i/>
                <w:color w:val="156082"/>
                <w:sz w:val="32"/>
                <w:szCs w:val="32"/>
              </w:rPr>
            </w:pPr>
            <w:r>
              <w:rPr>
                <w:i/>
                <w:color w:val="156082"/>
                <w:sz w:val="32"/>
                <w:szCs w:val="32"/>
              </w:rPr>
              <w:t>Student Number</w:t>
            </w:r>
          </w:p>
          <w:p w14:paraId="52C1C986" w14:textId="77777777" w:rsidR="00926095" w:rsidRDefault="00926095" w:rsidP="00E149BE">
            <w:pPr>
              <w:spacing w:line="480" w:lineRule="auto"/>
              <w:rPr>
                <w:i/>
                <w:color w:val="156082"/>
                <w:sz w:val="32"/>
                <w:szCs w:val="32"/>
              </w:rPr>
            </w:pPr>
            <w:r>
              <w:rPr>
                <w:i/>
                <w:color w:val="002060"/>
                <w:sz w:val="32"/>
                <w:szCs w:val="32"/>
                <w:u w:val="single"/>
              </w:rPr>
              <w:t>2026509</w:t>
            </w:r>
          </w:p>
        </w:tc>
        <w:tc>
          <w:tcPr>
            <w:tcW w:w="5759" w:type="dxa"/>
            <w:tcBorders>
              <w:top w:val="nil"/>
              <w:left w:val="nil"/>
              <w:bottom w:val="nil"/>
              <w:right w:val="nil"/>
            </w:tcBorders>
          </w:tcPr>
          <w:p w14:paraId="6F5CEA3A" w14:textId="77777777" w:rsidR="00926095" w:rsidRDefault="00926095" w:rsidP="00E149BE">
            <w:pPr>
              <w:spacing w:line="480" w:lineRule="auto"/>
              <w:rPr>
                <w:color w:val="000000"/>
                <w:sz w:val="32"/>
                <w:szCs w:val="32"/>
              </w:rPr>
            </w:pPr>
          </w:p>
        </w:tc>
      </w:tr>
      <w:tr w:rsidR="00926095" w14:paraId="77B54B36" w14:textId="77777777" w:rsidTr="00E149BE">
        <w:tc>
          <w:tcPr>
            <w:tcW w:w="50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4B8A702" w14:textId="77777777" w:rsidR="00926095" w:rsidRDefault="00926095" w:rsidP="00E149BE">
            <w:pPr>
              <w:spacing w:line="480" w:lineRule="auto"/>
              <w:rPr>
                <w:ins w:id="2" w:author="naomie mboma" w:date="2026-04-19T22:07:00Z"/>
                <w:i/>
                <w:color w:val="156082"/>
                <w:sz w:val="32"/>
                <w:szCs w:val="32"/>
              </w:rPr>
            </w:pPr>
            <w:r>
              <w:rPr>
                <w:i/>
                <w:color w:val="156082"/>
                <w:sz w:val="32"/>
                <w:szCs w:val="32"/>
              </w:rPr>
              <w:t>Module Title</w:t>
            </w:r>
          </w:p>
          <w:p w14:paraId="7AEBCBCB" w14:textId="77777777" w:rsidR="00926095" w:rsidRDefault="00926095" w:rsidP="00E149BE">
            <w:pPr>
              <w:spacing w:line="480" w:lineRule="auto"/>
              <w:rPr>
                <w:i/>
                <w:color w:val="156082"/>
                <w:sz w:val="32"/>
                <w:szCs w:val="32"/>
              </w:rPr>
            </w:pPr>
            <w:r>
              <w:rPr>
                <w:i/>
                <w:color w:val="002060"/>
                <w:sz w:val="32"/>
                <w:szCs w:val="32"/>
                <w:u w:val="single"/>
              </w:rPr>
              <w:t>Strategic Thinking</w:t>
            </w:r>
          </w:p>
        </w:tc>
        <w:tc>
          <w:tcPr>
            <w:tcW w:w="5759" w:type="dxa"/>
            <w:tcBorders>
              <w:top w:val="nil"/>
              <w:left w:val="nil"/>
              <w:bottom w:val="nil"/>
              <w:right w:val="nil"/>
            </w:tcBorders>
          </w:tcPr>
          <w:p w14:paraId="42F6234E" w14:textId="77777777" w:rsidR="00926095" w:rsidRDefault="00926095" w:rsidP="00E149BE">
            <w:pPr>
              <w:spacing w:line="480" w:lineRule="auto"/>
              <w:rPr>
                <w:color w:val="000000"/>
                <w:sz w:val="32"/>
                <w:szCs w:val="32"/>
              </w:rPr>
            </w:pPr>
          </w:p>
        </w:tc>
      </w:tr>
      <w:tr w:rsidR="00926095" w14:paraId="34D86659" w14:textId="77777777" w:rsidTr="00E149BE">
        <w:tc>
          <w:tcPr>
            <w:tcW w:w="50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1135BB2" w14:textId="77777777" w:rsidR="00926095" w:rsidRDefault="00926095" w:rsidP="00E149BE">
            <w:pPr>
              <w:spacing w:line="480" w:lineRule="auto"/>
              <w:rPr>
                <w:ins w:id="3" w:author="naomie mboma" w:date="2026-04-19T22:10:00Z"/>
                <w:i/>
                <w:color w:val="156082"/>
                <w:sz w:val="32"/>
                <w:szCs w:val="32"/>
              </w:rPr>
            </w:pPr>
            <w:r>
              <w:rPr>
                <w:i/>
                <w:color w:val="156082"/>
                <w:sz w:val="32"/>
                <w:szCs w:val="32"/>
              </w:rPr>
              <w:t>Assessment Title</w:t>
            </w:r>
          </w:p>
          <w:p w14:paraId="5EB15F8E" w14:textId="77777777" w:rsidR="00926095" w:rsidRDefault="00926095" w:rsidP="00E149BE">
            <w:pPr>
              <w:spacing w:line="480" w:lineRule="auto"/>
              <w:ind w:right="-108"/>
              <w:rPr>
                <w:i/>
                <w:color w:val="156082"/>
                <w:sz w:val="32"/>
                <w:szCs w:val="32"/>
              </w:rPr>
            </w:pPr>
            <w:r>
              <w:rPr>
                <w:i/>
                <w:color w:val="002060"/>
                <w:sz w:val="32"/>
                <w:szCs w:val="32"/>
                <w:u w:val="single"/>
              </w:rPr>
              <w:t>CA 1 – Capstone Project Proposal</w:t>
            </w:r>
          </w:p>
        </w:tc>
        <w:tc>
          <w:tcPr>
            <w:tcW w:w="5759" w:type="dxa"/>
            <w:tcBorders>
              <w:top w:val="nil"/>
              <w:left w:val="nil"/>
              <w:bottom w:val="nil"/>
              <w:right w:val="nil"/>
            </w:tcBorders>
          </w:tcPr>
          <w:p w14:paraId="55ABA4A6" w14:textId="77777777" w:rsidR="00926095" w:rsidRDefault="00926095" w:rsidP="00E149BE">
            <w:pPr>
              <w:spacing w:line="480" w:lineRule="auto"/>
              <w:rPr>
                <w:color w:val="000000"/>
                <w:sz w:val="32"/>
                <w:szCs w:val="32"/>
              </w:rPr>
            </w:pPr>
          </w:p>
        </w:tc>
      </w:tr>
      <w:tr w:rsidR="00926095" w14:paraId="786CBA16" w14:textId="77777777" w:rsidTr="00E149BE">
        <w:tc>
          <w:tcPr>
            <w:tcW w:w="50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CDB2957" w14:textId="77777777" w:rsidR="00926095" w:rsidRDefault="00926095" w:rsidP="00E149BE">
            <w:pPr>
              <w:spacing w:line="480" w:lineRule="auto"/>
              <w:rPr>
                <w:ins w:id="4" w:author="naomie mboma" w:date="2026-04-19T22:10:00Z"/>
                <w:i/>
                <w:color w:val="156082"/>
                <w:sz w:val="32"/>
                <w:szCs w:val="32"/>
              </w:rPr>
            </w:pPr>
            <w:r>
              <w:rPr>
                <w:i/>
                <w:color w:val="156082"/>
                <w:sz w:val="32"/>
                <w:szCs w:val="32"/>
              </w:rPr>
              <w:t>Lecturer/Supervisor</w:t>
            </w:r>
          </w:p>
          <w:p w14:paraId="2ECDD39C" w14:textId="77777777" w:rsidR="00926095" w:rsidRDefault="00926095" w:rsidP="00E149BE">
            <w:pPr>
              <w:spacing w:line="480" w:lineRule="auto"/>
              <w:rPr>
                <w:i/>
                <w:color w:val="156082"/>
                <w:sz w:val="32"/>
                <w:szCs w:val="32"/>
              </w:rPr>
            </w:pPr>
            <w:proofErr w:type="spellStart"/>
            <w:r>
              <w:rPr>
                <w:i/>
                <w:color w:val="002060"/>
                <w:sz w:val="32"/>
                <w:szCs w:val="32"/>
                <w:u w:val="single"/>
              </w:rPr>
              <w:t>Taufique</w:t>
            </w:r>
            <w:proofErr w:type="spellEnd"/>
            <w:r>
              <w:rPr>
                <w:i/>
                <w:color w:val="002060"/>
                <w:sz w:val="32"/>
                <w:szCs w:val="32"/>
                <w:u w:val="single"/>
              </w:rPr>
              <w:t xml:space="preserve"> Ahmed</w:t>
            </w:r>
          </w:p>
        </w:tc>
        <w:tc>
          <w:tcPr>
            <w:tcW w:w="5759" w:type="dxa"/>
            <w:tcBorders>
              <w:top w:val="nil"/>
              <w:left w:val="nil"/>
              <w:bottom w:val="nil"/>
              <w:right w:val="nil"/>
            </w:tcBorders>
          </w:tcPr>
          <w:p w14:paraId="293BDBD1" w14:textId="77777777" w:rsidR="00926095" w:rsidRDefault="00926095" w:rsidP="00E149BE">
            <w:pPr>
              <w:spacing w:line="480" w:lineRule="auto"/>
              <w:rPr>
                <w:color w:val="000000"/>
                <w:sz w:val="32"/>
                <w:szCs w:val="32"/>
              </w:rPr>
            </w:pPr>
          </w:p>
        </w:tc>
      </w:tr>
      <w:tr w:rsidR="00926095" w14:paraId="7D5F5C3A" w14:textId="77777777" w:rsidTr="00E149BE">
        <w:tc>
          <w:tcPr>
            <w:tcW w:w="50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E2BE409" w14:textId="77777777" w:rsidR="00926095" w:rsidRDefault="00926095" w:rsidP="00E149BE">
            <w:pPr>
              <w:spacing w:line="480" w:lineRule="auto"/>
              <w:rPr>
                <w:ins w:id="5" w:author="naomie mboma" w:date="2026-04-19T22:08:00Z"/>
                <w:i/>
                <w:color w:val="156082"/>
                <w:sz w:val="32"/>
                <w:szCs w:val="32"/>
              </w:rPr>
            </w:pPr>
            <w:r>
              <w:rPr>
                <w:i/>
                <w:color w:val="156082"/>
                <w:sz w:val="32"/>
                <w:szCs w:val="32"/>
              </w:rPr>
              <w:t>Assessment Due Date</w:t>
            </w:r>
          </w:p>
          <w:p w14:paraId="74D82BD2" w14:textId="77777777" w:rsidR="00926095" w:rsidRDefault="00926095" w:rsidP="00E149BE">
            <w:pPr>
              <w:spacing w:line="480" w:lineRule="auto"/>
              <w:rPr>
                <w:i/>
                <w:color w:val="156082"/>
                <w:sz w:val="32"/>
                <w:szCs w:val="32"/>
              </w:rPr>
            </w:pPr>
            <w:r>
              <w:rPr>
                <w:i/>
                <w:color w:val="002060"/>
                <w:sz w:val="32"/>
                <w:szCs w:val="32"/>
                <w:u w:val="single"/>
              </w:rPr>
              <w:t>25/10/2026</w:t>
            </w:r>
          </w:p>
        </w:tc>
        <w:tc>
          <w:tcPr>
            <w:tcW w:w="5759" w:type="dxa"/>
            <w:tcBorders>
              <w:top w:val="nil"/>
              <w:left w:val="nil"/>
              <w:bottom w:val="nil"/>
              <w:right w:val="nil"/>
            </w:tcBorders>
          </w:tcPr>
          <w:p w14:paraId="24160F8D" w14:textId="77777777" w:rsidR="00926095" w:rsidRDefault="00926095" w:rsidP="00E149BE">
            <w:pPr>
              <w:spacing w:line="480" w:lineRule="auto"/>
              <w:rPr>
                <w:color w:val="000000"/>
                <w:sz w:val="32"/>
                <w:szCs w:val="32"/>
              </w:rPr>
            </w:pPr>
          </w:p>
        </w:tc>
      </w:tr>
      <w:tr w:rsidR="00926095" w14:paraId="00FD5FF2" w14:textId="77777777" w:rsidTr="00E149BE">
        <w:tc>
          <w:tcPr>
            <w:tcW w:w="50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620C43" w14:textId="77777777" w:rsidR="00926095" w:rsidRDefault="00926095" w:rsidP="00E149BE">
            <w:pPr>
              <w:spacing w:line="480" w:lineRule="auto"/>
              <w:rPr>
                <w:ins w:id="6" w:author="naomie mboma" w:date="2026-04-19T22:08:00Z"/>
                <w:i/>
                <w:color w:val="156082"/>
                <w:sz w:val="32"/>
                <w:szCs w:val="32"/>
              </w:rPr>
            </w:pPr>
            <w:r>
              <w:rPr>
                <w:i/>
                <w:color w:val="156082"/>
                <w:sz w:val="32"/>
                <w:szCs w:val="32"/>
              </w:rPr>
              <w:t>Date of Submission</w:t>
            </w:r>
          </w:p>
          <w:p w14:paraId="227D5576" w14:textId="77777777" w:rsidR="00926095" w:rsidRDefault="00926095" w:rsidP="00E149BE">
            <w:pPr>
              <w:spacing w:line="480" w:lineRule="auto"/>
              <w:rPr>
                <w:i/>
                <w:color w:val="156082"/>
                <w:sz w:val="32"/>
                <w:szCs w:val="32"/>
              </w:rPr>
            </w:pPr>
            <w:r>
              <w:rPr>
                <w:i/>
                <w:color w:val="002060"/>
                <w:sz w:val="32"/>
                <w:szCs w:val="32"/>
                <w:u w:val="single"/>
              </w:rPr>
              <w:t>23/10/2026</w:t>
            </w:r>
          </w:p>
        </w:tc>
        <w:tc>
          <w:tcPr>
            <w:tcW w:w="5759" w:type="dxa"/>
            <w:tcBorders>
              <w:top w:val="nil"/>
              <w:left w:val="nil"/>
              <w:bottom w:val="nil"/>
              <w:right w:val="nil"/>
            </w:tcBorders>
          </w:tcPr>
          <w:p w14:paraId="3D4451A8" w14:textId="77777777" w:rsidR="00926095" w:rsidRDefault="00926095" w:rsidP="00E149BE">
            <w:pPr>
              <w:spacing w:line="480" w:lineRule="auto"/>
              <w:rPr>
                <w:color w:val="000000"/>
                <w:sz w:val="32"/>
                <w:szCs w:val="32"/>
              </w:rPr>
            </w:pPr>
          </w:p>
        </w:tc>
      </w:tr>
    </w:tbl>
    <w:p w14:paraId="13566616" w14:textId="77777777" w:rsidR="00926095" w:rsidRDefault="00926095" w:rsidP="00926095">
      <w:pPr>
        <w:rPr>
          <w:b/>
          <w:color w:val="156082"/>
          <w:sz w:val="32"/>
          <w:szCs w:val="32"/>
        </w:rPr>
      </w:pPr>
      <w:r>
        <w:rPr>
          <w:b/>
          <w:color w:val="156082"/>
          <w:sz w:val="32"/>
          <w:szCs w:val="32"/>
        </w:rPr>
        <w:lastRenderedPageBreak/>
        <w:t>Use of AI Tools</w:t>
      </w:r>
    </w:p>
    <w:p w14:paraId="7497230C" w14:textId="77777777" w:rsidR="00926095" w:rsidRDefault="00926095" w:rsidP="00926095">
      <w:pPr>
        <w:rPr>
          <w:b/>
          <w:sz w:val="28"/>
          <w:szCs w:val="28"/>
        </w:rPr>
      </w:pPr>
      <w:r>
        <w:rPr>
          <w:sz w:val="28"/>
          <w:szCs w:val="28"/>
        </w:rPr>
        <w:t xml:space="preserve">I acknowledge the use of </w:t>
      </w:r>
      <w:r>
        <w:rPr>
          <w:b/>
          <w:sz w:val="28"/>
          <w:szCs w:val="28"/>
        </w:rPr>
        <w:t>Chat GPT (</w:t>
      </w:r>
      <w:proofErr w:type="spellStart"/>
      <w:r>
        <w:rPr>
          <w:b/>
          <w:sz w:val="28"/>
          <w:szCs w:val="28"/>
        </w:rPr>
        <w:t>OpenAI</w:t>
      </w:r>
      <w:proofErr w:type="spellEnd"/>
      <w:r>
        <w:rPr>
          <w:b/>
          <w:sz w:val="28"/>
          <w:szCs w:val="28"/>
        </w:rPr>
        <w:t>)</w:t>
      </w:r>
      <w:r>
        <w:rPr>
          <w:sz w:val="28"/>
          <w:szCs w:val="28"/>
        </w:rPr>
        <w:t xml:space="preserve"> to help</w:t>
      </w:r>
      <w:r w:rsidRPr="008B30E3">
        <w:rPr>
          <w:b/>
          <w:sz w:val="28"/>
          <w:szCs w:val="28"/>
        </w:rPr>
        <w:t xml:space="preserve"> understand the assessment requirements,</w:t>
      </w:r>
      <w:r>
        <w:rPr>
          <w:b/>
          <w:sz w:val="28"/>
          <w:szCs w:val="28"/>
        </w:rPr>
        <w:t xml:space="preserve"> exploring and refining the project topic, proposal structure, </w:t>
      </w:r>
    </w:p>
    <w:p w14:paraId="65286C85" w14:textId="77777777" w:rsidR="00926095" w:rsidRDefault="00926095" w:rsidP="00926095"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0D41BFB3" wp14:editId="2E63F63E">
                <wp:simplePos x="0" y="0"/>
                <wp:positionH relativeFrom="margin">
                  <wp:align>center</wp:align>
                </wp:positionH>
                <wp:positionV relativeFrom="paragraph">
                  <wp:posOffset>492125</wp:posOffset>
                </wp:positionV>
                <wp:extent cx="5800725" cy="2876550"/>
                <wp:effectExtent l="19050" t="19050" r="28575" b="19050"/>
                <wp:wrapNone/>
                <wp:docPr id="1728545882" name="Rectangle 17285458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0725" cy="287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 cap="flat" cmpd="sng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B6D8423" w14:textId="77777777" w:rsidR="00926095" w:rsidRDefault="00926095" w:rsidP="00926095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156082"/>
                                <w:sz w:val="32"/>
                              </w:rPr>
                              <w:t>Declaration</w:t>
                            </w:r>
                          </w:p>
                          <w:p w14:paraId="337328BA" w14:textId="77777777" w:rsidR="00926095" w:rsidRDefault="00926095" w:rsidP="00926095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 xml:space="preserve">By submitting this assessment, I confirm that I have read the CCT policy on academic misconduct and understand the implications of submitting work that is not my own or does not appropriately reference material taken from a third party or other source. </w:t>
                            </w:r>
                          </w:p>
                          <w:p w14:paraId="63EE44B4" w14:textId="77777777" w:rsidR="00926095" w:rsidRDefault="00926095" w:rsidP="00926095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>I declare it to be my own work and that all material from third parties has been appropriately referenced.</w:t>
                            </w:r>
                          </w:p>
                          <w:p w14:paraId="46CEA520" w14:textId="77777777" w:rsidR="00926095" w:rsidRDefault="00926095" w:rsidP="00926095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 xml:space="preserve"> I further confirm that this work has not previously been submitted for assessment by </w:t>
                            </w:r>
                            <w:proofErr w:type="gramStart"/>
                            <w:r>
                              <w:rPr>
                                <w:color w:val="000000"/>
                                <w:sz w:val="28"/>
                              </w:rPr>
                              <w:t>myself</w:t>
                            </w:r>
                            <w:proofErr w:type="gramEnd"/>
                            <w:r>
                              <w:rPr>
                                <w:color w:val="000000"/>
                                <w:sz w:val="28"/>
                              </w:rPr>
                              <w:t xml:space="preserve"> or someone else in CCT College Dublin or any other higher education institution.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728545882" o:spid="_x0000_s1031" style="position:absolute;margin-left:0;margin-top:38.75pt;width:456.75pt;height:226.5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" fillcolor="white [3201]" strokecolor="#156082 [3204]" strokeweight="2.25pt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B6D8423" w14:textId="77777777" w:rsidR="00926095" w:rsidRDefault="00926095" w:rsidP="00926095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156082"/>
                          <w:sz w:val="32"/>
                        </w:rPr>
                        <w:t>Declaration</w:t>
                      </w:r>
                    </w:p>
                    <w:p w14:paraId="337328BA" w14:textId="77777777" w:rsidR="00926095" w:rsidRDefault="00926095" w:rsidP="00926095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  <w:sz w:val="28"/>
                        </w:rPr>
                        <w:t xml:space="preserve">By submitting this assessment, I confirm that I have read the CCT policy on academic misconduct and understand the implications of submitting work that is not my own or does not appropriately reference material taken from a third party or other source. </w:t>
                      </w:r>
                    </w:p>
                    <w:p w14:paraId="63EE44B4" w14:textId="77777777" w:rsidR="00926095" w:rsidRDefault="00926095" w:rsidP="00926095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  <w:sz w:val="28"/>
                        </w:rPr>
                        <w:t>I declare it to be my own work and that all material from third parties has been appropriately referenced.</w:t>
                      </w:r>
                    </w:p>
                    <w:p w14:paraId="46CEA520" w14:textId="77777777" w:rsidR="00926095" w:rsidRDefault="00926095" w:rsidP="00926095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  <w:sz w:val="28"/>
                        </w:rPr>
                        <w:t xml:space="preserve"> I further confirm that this work has not previously been submitted for assessment by </w:t>
                      </w:r>
                      <w:proofErr w:type="gramStart"/>
                      <w:r>
                        <w:rPr>
                          <w:color w:val="000000"/>
                          <w:sz w:val="28"/>
                        </w:rPr>
                        <w:t>myself</w:t>
                      </w:r>
                      <w:proofErr w:type="gramEnd"/>
                      <w:r>
                        <w:rPr>
                          <w:color w:val="000000"/>
                          <w:sz w:val="28"/>
                        </w:rPr>
                        <w:t xml:space="preserve"> or someone else in CCT College Dublin or any other higher education institution.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AD814CA" w14:textId="77777777" w:rsidR="00926095" w:rsidRDefault="00926095" w:rsidP="00926095"/>
    <w:p w14:paraId="2EA2677E" w14:textId="77777777" w:rsidR="00926095" w:rsidRDefault="00926095" w:rsidP="00926095"/>
    <w:p w14:paraId="27692C02" w14:textId="77777777" w:rsidR="00926095" w:rsidRDefault="00926095" w:rsidP="00926095"/>
    <w:p w14:paraId="08CA1D66" w14:textId="77777777" w:rsidR="00926095" w:rsidRDefault="00926095" w:rsidP="00926095"/>
    <w:p w14:paraId="4CD68F45" w14:textId="77777777" w:rsidR="00926095" w:rsidRDefault="00926095" w:rsidP="00926095">
      <w:pPr>
        <w:sectPr w:rsidR="00926095" w:rsidSect="00AA51F3">
          <w:pgSz w:w="11906" w:h="16838"/>
          <w:pgMar w:top="1134" w:right="1440" w:bottom="1440" w:left="1440" w:header="708" w:footer="708" w:gutter="0"/>
          <w:pgNumType w:start="1"/>
          <w:cols w:space="720"/>
        </w:sectPr>
      </w:pPr>
    </w:p>
    <w:sdt>
      <w:sdtPr>
        <w:rPr>
          <w:rFonts w:ascii="Calibri" w:eastAsia="Calibri" w:hAnsi="Calibri" w:cs="Calibri"/>
          <w:color w:val="auto"/>
          <w:spacing w:val="0"/>
          <w:sz w:val="22"/>
          <w:szCs w:val="22"/>
          <w:lang w:val="pt-BR"/>
        </w:rPr>
        <w:id w:val="704214613"/>
        <w:docPartObj>
          <w:docPartGallery w:val="Table of Contents"/>
          <w:docPartUnique/>
        </w:docPartObj>
      </w:sdtPr>
      <w:sdtEndPr>
        <w:rPr>
          <w:b/>
          <w:bCs/>
          <w:sz w:val="24"/>
          <w:szCs w:val="24"/>
          <w:lang w:val="en-IE"/>
        </w:rPr>
      </w:sdtEndPr>
      <w:sdtContent>
        <w:p w14:paraId="5E433344" w14:textId="77777777" w:rsidR="00926095" w:rsidRPr="002070A0" w:rsidRDefault="00926095" w:rsidP="00926095">
          <w:pPr>
            <w:pStyle w:val="CabealhodoSumrio"/>
            <w:rPr>
              <w:lang w:val="en-IE"/>
            </w:rPr>
          </w:pPr>
          <w:r w:rsidRPr="002070A0">
            <w:rPr>
              <w:lang w:val="en-IE"/>
            </w:rPr>
            <w:t>Contents</w:t>
          </w:r>
        </w:p>
        <w:p w14:paraId="53129271" w14:textId="77777777" w:rsidR="00926095" w:rsidRPr="002070A0" w:rsidRDefault="00926095" w:rsidP="00926095"/>
        <w:p w14:paraId="0A88D19F" w14:textId="77777777" w:rsidR="00926095" w:rsidRPr="00053C90" w:rsidRDefault="00926095" w:rsidP="00926095">
          <w:pPr>
            <w:pStyle w:val="Sumrio1"/>
            <w:numPr>
              <w:ilvl w:val="0"/>
              <w:numId w:val="7"/>
            </w:numPr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pt-BR" w:eastAsia="pt-BR"/>
            </w:rPr>
          </w:pPr>
          <w:r w:rsidRPr="00053C90">
            <w:rPr>
              <w:sz w:val="24"/>
              <w:szCs w:val="24"/>
            </w:rPr>
            <w:fldChar w:fldCharType="begin"/>
          </w:r>
          <w:r w:rsidRPr="00053C90">
            <w:rPr>
              <w:sz w:val="24"/>
              <w:szCs w:val="24"/>
            </w:rPr>
            <w:instrText xml:space="preserve"> TOC \o "1-3" \h \z \u </w:instrText>
          </w:r>
          <w:r w:rsidRPr="00053C90">
            <w:rPr>
              <w:sz w:val="24"/>
              <w:szCs w:val="24"/>
            </w:rPr>
            <w:fldChar w:fldCharType="separate"/>
          </w:r>
          <w:hyperlink w:anchor="_Toc243237982" w:history="1">
            <w:r w:rsidRPr="00053C90">
              <w:rPr>
                <w:rStyle w:val="Hyperlink"/>
                <w:noProof/>
                <w:sz w:val="24"/>
                <w:szCs w:val="24"/>
              </w:rPr>
              <w:t>Introduction</w:t>
            </w:r>
            <w:r w:rsidRPr="00053C90">
              <w:rPr>
                <w:noProof/>
                <w:webHidden/>
                <w:sz w:val="24"/>
                <w:szCs w:val="24"/>
              </w:rPr>
              <w:tab/>
            </w:r>
            <w:r w:rsidRPr="00053C90">
              <w:rPr>
                <w:noProof/>
                <w:webHidden/>
                <w:sz w:val="24"/>
                <w:szCs w:val="24"/>
              </w:rPr>
              <w:fldChar w:fldCharType="begin"/>
            </w:r>
            <w:r w:rsidRPr="00053C90">
              <w:rPr>
                <w:noProof/>
                <w:webHidden/>
                <w:sz w:val="24"/>
                <w:szCs w:val="24"/>
              </w:rPr>
              <w:instrText xml:space="preserve"> PAGEREF _Toc243237982 \h </w:instrText>
            </w:r>
            <w:r w:rsidRPr="00053C90">
              <w:rPr>
                <w:noProof/>
                <w:webHidden/>
                <w:sz w:val="24"/>
                <w:szCs w:val="24"/>
              </w:rPr>
            </w:r>
            <w:r w:rsidRPr="00053C90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53C90">
              <w:rPr>
                <w:noProof/>
                <w:webHidden/>
                <w:sz w:val="24"/>
                <w:szCs w:val="24"/>
              </w:rPr>
              <w:t>1</w:t>
            </w:r>
            <w:r w:rsidRPr="00053C9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DDE68B3" w14:textId="77777777" w:rsidR="00926095" w:rsidRPr="00053C90" w:rsidRDefault="00926095" w:rsidP="00926095">
          <w:pPr>
            <w:pStyle w:val="Sumrio1"/>
            <w:numPr>
              <w:ilvl w:val="0"/>
              <w:numId w:val="7"/>
            </w:numPr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pt-BR" w:eastAsia="pt-BR"/>
            </w:rPr>
          </w:pPr>
          <w:hyperlink w:anchor="_Toc243237982" w:history="1">
            <w:r w:rsidRPr="00053C90">
              <w:rPr>
                <w:rStyle w:val="Hyperlink"/>
                <w:noProof/>
                <w:sz w:val="24"/>
                <w:szCs w:val="24"/>
              </w:rPr>
              <w:t>Problem Definition</w:t>
            </w:r>
            <w:r w:rsidRPr="00053C90">
              <w:rPr>
                <w:noProof/>
                <w:webHidden/>
                <w:sz w:val="24"/>
                <w:szCs w:val="24"/>
              </w:rPr>
              <w:tab/>
            </w:r>
            <w:r w:rsidRPr="00053C90">
              <w:rPr>
                <w:noProof/>
                <w:webHidden/>
                <w:sz w:val="24"/>
                <w:szCs w:val="24"/>
              </w:rPr>
              <w:fldChar w:fldCharType="begin"/>
            </w:r>
            <w:r w:rsidRPr="00053C90">
              <w:rPr>
                <w:noProof/>
                <w:webHidden/>
                <w:sz w:val="24"/>
                <w:szCs w:val="24"/>
              </w:rPr>
              <w:instrText xml:space="preserve"> PAGEREF _Toc243237982 \h </w:instrText>
            </w:r>
            <w:r w:rsidRPr="00053C90">
              <w:rPr>
                <w:noProof/>
                <w:webHidden/>
                <w:sz w:val="24"/>
                <w:szCs w:val="24"/>
              </w:rPr>
            </w:r>
            <w:r w:rsidRPr="00053C90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53C90">
              <w:rPr>
                <w:noProof/>
                <w:webHidden/>
                <w:sz w:val="24"/>
                <w:szCs w:val="24"/>
              </w:rPr>
              <w:t>1</w:t>
            </w:r>
            <w:r w:rsidRPr="00053C9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8636DC0" w14:textId="77777777" w:rsidR="00926095" w:rsidRPr="00053C90" w:rsidRDefault="00926095" w:rsidP="00926095">
          <w:pPr>
            <w:pStyle w:val="Sumrio1"/>
            <w:numPr>
              <w:ilvl w:val="0"/>
              <w:numId w:val="7"/>
            </w:numPr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pt-BR" w:eastAsia="pt-BR"/>
            </w:rPr>
          </w:pPr>
          <w:r w:rsidRPr="00053C90">
            <w:rPr>
              <w:noProof/>
              <w:sz w:val="24"/>
              <w:szCs w:val="24"/>
              <w:lang w:val="pt-BR" w:eastAsia="pt-BR"/>
            </w:rPr>
            <w:t>Aim and Objectives</w:t>
          </w:r>
          <w:hyperlink w:anchor="_Toc243237982" w:history="1">
            <w:r w:rsidRPr="00053C90">
              <w:rPr>
                <w:noProof/>
                <w:webHidden/>
                <w:sz w:val="24"/>
                <w:szCs w:val="24"/>
              </w:rPr>
              <w:tab/>
            </w:r>
            <w:r w:rsidRPr="00053C90">
              <w:rPr>
                <w:noProof/>
                <w:webHidden/>
                <w:sz w:val="24"/>
                <w:szCs w:val="24"/>
              </w:rPr>
              <w:fldChar w:fldCharType="begin"/>
            </w:r>
            <w:r w:rsidRPr="00053C90">
              <w:rPr>
                <w:noProof/>
                <w:webHidden/>
                <w:sz w:val="24"/>
                <w:szCs w:val="24"/>
              </w:rPr>
              <w:instrText xml:space="preserve"> PAGEREF _Toc243237982 \h </w:instrText>
            </w:r>
            <w:r w:rsidRPr="00053C90">
              <w:rPr>
                <w:noProof/>
                <w:webHidden/>
                <w:sz w:val="24"/>
                <w:szCs w:val="24"/>
              </w:rPr>
            </w:r>
            <w:r w:rsidRPr="00053C90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53C90">
              <w:rPr>
                <w:noProof/>
                <w:webHidden/>
                <w:sz w:val="24"/>
                <w:szCs w:val="24"/>
              </w:rPr>
              <w:t>1</w:t>
            </w:r>
            <w:r w:rsidRPr="00053C9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76269B" w14:textId="77777777" w:rsidR="00926095" w:rsidRPr="00053C90" w:rsidRDefault="00926095" w:rsidP="00926095">
          <w:pPr>
            <w:pStyle w:val="Sumrio1"/>
            <w:numPr>
              <w:ilvl w:val="0"/>
              <w:numId w:val="7"/>
            </w:numPr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pt-BR" w:eastAsia="pt-BR"/>
            </w:rPr>
          </w:pPr>
          <w:r w:rsidRPr="00053C90">
            <w:rPr>
              <w:noProof/>
              <w:sz w:val="24"/>
              <w:szCs w:val="24"/>
              <w:lang w:val="pt-BR" w:eastAsia="pt-BR"/>
            </w:rPr>
            <w:t>Scope</w:t>
          </w:r>
          <w:hyperlink w:anchor="_Toc243237982" w:history="1">
            <w:r w:rsidRPr="00053C90">
              <w:rPr>
                <w:noProof/>
                <w:webHidden/>
                <w:sz w:val="24"/>
                <w:szCs w:val="24"/>
              </w:rPr>
              <w:tab/>
            </w:r>
            <w:r w:rsidRPr="00053C90">
              <w:rPr>
                <w:noProof/>
                <w:webHidden/>
                <w:sz w:val="24"/>
                <w:szCs w:val="24"/>
              </w:rPr>
              <w:fldChar w:fldCharType="begin"/>
            </w:r>
            <w:r w:rsidRPr="00053C90">
              <w:rPr>
                <w:noProof/>
                <w:webHidden/>
                <w:sz w:val="24"/>
                <w:szCs w:val="24"/>
              </w:rPr>
              <w:instrText xml:space="preserve"> PAGEREF _Toc243237982 \h </w:instrText>
            </w:r>
            <w:r w:rsidRPr="00053C90">
              <w:rPr>
                <w:noProof/>
                <w:webHidden/>
                <w:sz w:val="24"/>
                <w:szCs w:val="24"/>
              </w:rPr>
            </w:r>
            <w:r w:rsidRPr="00053C90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53C90">
              <w:rPr>
                <w:noProof/>
                <w:webHidden/>
                <w:sz w:val="24"/>
                <w:szCs w:val="24"/>
              </w:rPr>
              <w:t>1</w:t>
            </w:r>
            <w:r w:rsidRPr="00053C9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4B3E992" w14:textId="77777777" w:rsidR="00926095" w:rsidRPr="00053C90" w:rsidRDefault="00926095" w:rsidP="00926095">
          <w:pPr>
            <w:pStyle w:val="Sumrio1"/>
            <w:numPr>
              <w:ilvl w:val="0"/>
              <w:numId w:val="7"/>
            </w:numPr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pt-BR" w:eastAsia="pt-BR"/>
            </w:rPr>
          </w:pPr>
          <w:hyperlink w:anchor="_Toc243237982" w:history="1">
            <w:r w:rsidRPr="00053C90">
              <w:rPr>
                <w:rStyle w:val="Hyperlink"/>
                <w:noProof/>
                <w:sz w:val="24"/>
                <w:szCs w:val="24"/>
              </w:rPr>
              <w:t>Methodology</w:t>
            </w:r>
            <w:r w:rsidRPr="00053C90">
              <w:rPr>
                <w:noProof/>
                <w:webHidden/>
                <w:sz w:val="24"/>
                <w:szCs w:val="24"/>
              </w:rPr>
              <w:tab/>
            </w:r>
            <w:r w:rsidRPr="00053C90">
              <w:rPr>
                <w:noProof/>
                <w:webHidden/>
                <w:sz w:val="24"/>
                <w:szCs w:val="24"/>
              </w:rPr>
              <w:fldChar w:fldCharType="begin"/>
            </w:r>
            <w:r w:rsidRPr="00053C90">
              <w:rPr>
                <w:noProof/>
                <w:webHidden/>
                <w:sz w:val="24"/>
                <w:szCs w:val="24"/>
              </w:rPr>
              <w:instrText xml:space="preserve"> PAGEREF _Toc243237982 \h </w:instrText>
            </w:r>
            <w:r w:rsidRPr="00053C90">
              <w:rPr>
                <w:noProof/>
                <w:webHidden/>
                <w:sz w:val="24"/>
                <w:szCs w:val="24"/>
              </w:rPr>
            </w:r>
            <w:r w:rsidRPr="00053C90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53C90">
              <w:rPr>
                <w:noProof/>
                <w:webHidden/>
                <w:sz w:val="24"/>
                <w:szCs w:val="24"/>
              </w:rPr>
              <w:t>1</w:t>
            </w:r>
            <w:r w:rsidRPr="00053C9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1430AD" w14:textId="77777777" w:rsidR="00926095" w:rsidRPr="00053C90" w:rsidRDefault="00926095" w:rsidP="00926095">
          <w:pPr>
            <w:pStyle w:val="Sumrio1"/>
            <w:numPr>
              <w:ilvl w:val="0"/>
              <w:numId w:val="7"/>
            </w:numPr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pt-BR" w:eastAsia="pt-BR"/>
            </w:rPr>
          </w:pPr>
          <w:r w:rsidRPr="00053C90">
            <w:rPr>
              <w:noProof/>
              <w:sz w:val="24"/>
              <w:szCs w:val="24"/>
              <w:lang w:val="pt-BR" w:eastAsia="pt-BR"/>
            </w:rPr>
            <w:t>Data Sources</w:t>
          </w:r>
          <w:hyperlink w:anchor="_Toc243237982" w:history="1">
            <w:r w:rsidRPr="00053C90">
              <w:rPr>
                <w:noProof/>
                <w:webHidden/>
                <w:sz w:val="24"/>
                <w:szCs w:val="24"/>
              </w:rPr>
              <w:tab/>
            </w:r>
            <w:r w:rsidRPr="00053C90">
              <w:rPr>
                <w:noProof/>
                <w:webHidden/>
                <w:sz w:val="24"/>
                <w:szCs w:val="24"/>
              </w:rPr>
              <w:fldChar w:fldCharType="begin"/>
            </w:r>
            <w:r w:rsidRPr="00053C90">
              <w:rPr>
                <w:noProof/>
                <w:webHidden/>
                <w:sz w:val="24"/>
                <w:szCs w:val="24"/>
              </w:rPr>
              <w:instrText xml:space="preserve"> PAGEREF _Toc243237982 \h </w:instrText>
            </w:r>
            <w:r w:rsidRPr="00053C90">
              <w:rPr>
                <w:noProof/>
                <w:webHidden/>
                <w:sz w:val="24"/>
                <w:szCs w:val="24"/>
              </w:rPr>
            </w:r>
            <w:r w:rsidRPr="00053C90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53C90">
              <w:rPr>
                <w:noProof/>
                <w:webHidden/>
                <w:sz w:val="24"/>
                <w:szCs w:val="24"/>
              </w:rPr>
              <w:t>1</w:t>
            </w:r>
            <w:r w:rsidRPr="00053C9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9C1DE2" w14:textId="77777777" w:rsidR="00926095" w:rsidRPr="00053C90" w:rsidRDefault="00926095" w:rsidP="00926095">
          <w:pPr>
            <w:pStyle w:val="Sumrio1"/>
            <w:numPr>
              <w:ilvl w:val="0"/>
              <w:numId w:val="7"/>
            </w:numPr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pt-BR" w:eastAsia="pt-BR"/>
            </w:rPr>
          </w:pPr>
          <w:hyperlink w:anchor="_Toc243237982" w:history="1">
            <w:r w:rsidRPr="00053C90">
              <w:rPr>
                <w:rStyle w:val="Hyperlink"/>
                <w:noProof/>
                <w:sz w:val="24"/>
                <w:szCs w:val="24"/>
              </w:rPr>
              <w:t>Expected Deliverables</w:t>
            </w:r>
            <w:r w:rsidRPr="00053C90">
              <w:rPr>
                <w:noProof/>
                <w:webHidden/>
                <w:sz w:val="24"/>
                <w:szCs w:val="24"/>
              </w:rPr>
              <w:tab/>
            </w:r>
            <w:r w:rsidRPr="00053C90">
              <w:rPr>
                <w:noProof/>
                <w:webHidden/>
                <w:sz w:val="24"/>
                <w:szCs w:val="24"/>
              </w:rPr>
              <w:fldChar w:fldCharType="begin"/>
            </w:r>
            <w:r w:rsidRPr="00053C90">
              <w:rPr>
                <w:noProof/>
                <w:webHidden/>
                <w:sz w:val="24"/>
                <w:szCs w:val="24"/>
              </w:rPr>
              <w:instrText xml:space="preserve"> PAGEREF _Toc243237982 \h </w:instrText>
            </w:r>
            <w:r w:rsidRPr="00053C90">
              <w:rPr>
                <w:noProof/>
                <w:webHidden/>
                <w:sz w:val="24"/>
                <w:szCs w:val="24"/>
              </w:rPr>
            </w:r>
            <w:r w:rsidRPr="00053C90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53C90">
              <w:rPr>
                <w:noProof/>
                <w:webHidden/>
                <w:sz w:val="24"/>
                <w:szCs w:val="24"/>
              </w:rPr>
              <w:t>1</w:t>
            </w:r>
            <w:r w:rsidRPr="00053C9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A335A6A" w14:textId="77777777" w:rsidR="00926095" w:rsidRPr="00053C90" w:rsidRDefault="00926095" w:rsidP="00926095">
          <w:pPr>
            <w:pStyle w:val="Sumrio1"/>
            <w:numPr>
              <w:ilvl w:val="0"/>
              <w:numId w:val="7"/>
            </w:numPr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pt-BR" w:eastAsia="pt-BR"/>
            </w:rPr>
          </w:pPr>
          <w:hyperlink w:anchor="_Toc243237982" w:history="1">
            <w:r w:rsidRPr="00053C90">
              <w:rPr>
                <w:rStyle w:val="Hyperlink"/>
                <w:noProof/>
                <w:sz w:val="24"/>
                <w:szCs w:val="24"/>
              </w:rPr>
              <w:t>Project Timeline</w:t>
            </w:r>
            <w:r w:rsidRPr="00053C90">
              <w:rPr>
                <w:noProof/>
                <w:webHidden/>
                <w:sz w:val="24"/>
                <w:szCs w:val="24"/>
              </w:rPr>
              <w:tab/>
            </w:r>
            <w:r w:rsidRPr="00053C90">
              <w:rPr>
                <w:noProof/>
                <w:webHidden/>
                <w:sz w:val="24"/>
                <w:szCs w:val="24"/>
              </w:rPr>
              <w:fldChar w:fldCharType="begin"/>
            </w:r>
            <w:r w:rsidRPr="00053C90">
              <w:rPr>
                <w:noProof/>
                <w:webHidden/>
                <w:sz w:val="24"/>
                <w:szCs w:val="24"/>
              </w:rPr>
              <w:instrText xml:space="preserve"> PAGEREF _Toc243237982 \h </w:instrText>
            </w:r>
            <w:r w:rsidRPr="00053C90">
              <w:rPr>
                <w:noProof/>
                <w:webHidden/>
                <w:sz w:val="24"/>
                <w:szCs w:val="24"/>
              </w:rPr>
            </w:r>
            <w:r w:rsidRPr="00053C90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53C90">
              <w:rPr>
                <w:noProof/>
                <w:webHidden/>
                <w:sz w:val="24"/>
                <w:szCs w:val="24"/>
              </w:rPr>
              <w:t>1</w:t>
            </w:r>
            <w:r w:rsidRPr="00053C9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F208353" w14:textId="77777777" w:rsidR="00926095" w:rsidRPr="00053C90" w:rsidRDefault="00926095" w:rsidP="00926095">
          <w:pPr>
            <w:pStyle w:val="Sumrio1"/>
            <w:numPr>
              <w:ilvl w:val="0"/>
              <w:numId w:val="7"/>
            </w:numPr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pt-BR" w:eastAsia="pt-BR"/>
            </w:rPr>
          </w:pPr>
          <w:hyperlink w:anchor="_Toc243237982" w:history="1">
            <w:r w:rsidRPr="00053C90">
              <w:rPr>
                <w:rStyle w:val="Hyperlink"/>
                <w:noProof/>
                <w:sz w:val="24"/>
                <w:szCs w:val="24"/>
              </w:rPr>
              <w:t>Ethical and Legal Considerations</w:t>
            </w:r>
            <w:r w:rsidRPr="00053C90">
              <w:rPr>
                <w:noProof/>
                <w:webHidden/>
                <w:sz w:val="24"/>
                <w:szCs w:val="24"/>
              </w:rPr>
              <w:tab/>
            </w:r>
            <w:r w:rsidRPr="00053C90">
              <w:rPr>
                <w:noProof/>
                <w:webHidden/>
                <w:sz w:val="24"/>
                <w:szCs w:val="24"/>
              </w:rPr>
              <w:fldChar w:fldCharType="begin"/>
            </w:r>
            <w:r w:rsidRPr="00053C90">
              <w:rPr>
                <w:noProof/>
                <w:webHidden/>
                <w:sz w:val="24"/>
                <w:szCs w:val="24"/>
              </w:rPr>
              <w:instrText xml:space="preserve"> PAGEREF _Toc243237982 \h </w:instrText>
            </w:r>
            <w:r w:rsidRPr="00053C90">
              <w:rPr>
                <w:noProof/>
                <w:webHidden/>
                <w:sz w:val="24"/>
                <w:szCs w:val="24"/>
              </w:rPr>
            </w:r>
            <w:r w:rsidRPr="00053C90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53C90">
              <w:rPr>
                <w:noProof/>
                <w:webHidden/>
                <w:sz w:val="24"/>
                <w:szCs w:val="24"/>
              </w:rPr>
              <w:t>1</w:t>
            </w:r>
            <w:r w:rsidRPr="00053C9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D5AF9CB" w14:textId="77777777" w:rsidR="00926095" w:rsidRPr="00053C90" w:rsidRDefault="00926095" w:rsidP="00926095">
          <w:pPr>
            <w:pStyle w:val="Sumrio1"/>
            <w:numPr>
              <w:ilvl w:val="0"/>
              <w:numId w:val="7"/>
            </w:numPr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pt-BR" w:eastAsia="pt-BR"/>
            </w:rPr>
          </w:pPr>
          <w:r w:rsidRPr="00053C90">
            <w:rPr>
              <w:noProof/>
              <w:sz w:val="24"/>
              <w:szCs w:val="24"/>
              <w:lang w:val="pt-BR" w:eastAsia="pt-BR"/>
            </w:rPr>
            <w:t>References</w:t>
          </w:r>
          <w:hyperlink w:anchor="_Toc243237982" w:history="1">
            <w:r w:rsidRPr="00053C90">
              <w:rPr>
                <w:noProof/>
                <w:webHidden/>
                <w:sz w:val="24"/>
                <w:szCs w:val="24"/>
              </w:rPr>
              <w:tab/>
            </w:r>
            <w:r w:rsidRPr="00053C90">
              <w:rPr>
                <w:noProof/>
                <w:webHidden/>
                <w:sz w:val="24"/>
                <w:szCs w:val="24"/>
              </w:rPr>
              <w:fldChar w:fldCharType="begin"/>
            </w:r>
            <w:r w:rsidRPr="00053C90">
              <w:rPr>
                <w:noProof/>
                <w:webHidden/>
                <w:sz w:val="24"/>
                <w:szCs w:val="24"/>
              </w:rPr>
              <w:instrText xml:space="preserve"> PAGEREF _Toc243237982 \h </w:instrText>
            </w:r>
            <w:r w:rsidRPr="00053C90">
              <w:rPr>
                <w:noProof/>
                <w:webHidden/>
                <w:sz w:val="24"/>
                <w:szCs w:val="24"/>
              </w:rPr>
            </w:r>
            <w:r w:rsidRPr="00053C90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53C90">
              <w:rPr>
                <w:noProof/>
                <w:webHidden/>
                <w:sz w:val="24"/>
                <w:szCs w:val="24"/>
              </w:rPr>
              <w:t>1</w:t>
            </w:r>
            <w:r w:rsidRPr="00053C9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2DB724" w14:textId="77777777" w:rsidR="00926095" w:rsidRPr="00053C90" w:rsidRDefault="00926095" w:rsidP="00926095">
          <w:pPr>
            <w:pStyle w:val="Sumrio1"/>
            <w:numPr>
              <w:ilvl w:val="0"/>
              <w:numId w:val="7"/>
            </w:numPr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pt-BR" w:eastAsia="pt-BR"/>
            </w:rPr>
          </w:pPr>
          <w:r w:rsidRPr="00053C90">
            <w:rPr>
              <w:noProof/>
              <w:sz w:val="24"/>
              <w:szCs w:val="24"/>
              <w:lang w:val="pt-BR" w:eastAsia="pt-BR"/>
            </w:rPr>
            <w:t>Appendix</w:t>
          </w:r>
          <w:r w:rsidRPr="00053C90">
            <w:rPr>
              <w:rStyle w:val="Hyperlink"/>
              <w:noProof/>
              <w:color w:val="auto"/>
              <w:sz w:val="24"/>
              <w:szCs w:val="24"/>
              <w:u w:val="none"/>
              <w:lang w:val="pt-BR" w:eastAsia="pt-BR"/>
            </w:rPr>
            <w:t xml:space="preserve"> </w:t>
          </w:r>
          <w:hyperlink w:anchor="_Toc243237982" w:history="1">
            <w:r w:rsidRPr="00053C90">
              <w:rPr>
                <w:noProof/>
                <w:webHidden/>
                <w:sz w:val="24"/>
                <w:szCs w:val="24"/>
              </w:rPr>
              <w:tab/>
            </w:r>
            <w:r w:rsidRPr="00053C90">
              <w:rPr>
                <w:noProof/>
                <w:webHidden/>
                <w:sz w:val="24"/>
                <w:szCs w:val="24"/>
              </w:rPr>
              <w:fldChar w:fldCharType="begin"/>
            </w:r>
            <w:r w:rsidRPr="00053C90">
              <w:rPr>
                <w:noProof/>
                <w:webHidden/>
                <w:sz w:val="24"/>
                <w:szCs w:val="24"/>
              </w:rPr>
              <w:instrText xml:space="preserve"> PAGEREF _Toc243237982 \h </w:instrText>
            </w:r>
            <w:r w:rsidRPr="00053C90">
              <w:rPr>
                <w:noProof/>
                <w:webHidden/>
                <w:sz w:val="24"/>
                <w:szCs w:val="24"/>
              </w:rPr>
            </w:r>
            <w:r w:rsidRPr="00053C90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53C90">
              <w:rPr>
                <w:noProof/>
                <w:webHidden/>
                <w:sz w:val="24"/>
                <w:szCs w:val="24"/>
              </w:rPr>
              <w:t>1</w:t>
            </w:r>
            <w:r w:rsidRPr="00053C9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  <w:r w:rsidRPr="00053C90">
            <w:rPr>
              <w:b/>
              <w:bCs/>
              <w:sz w:val="24"/>
              <w:szCs w:val="24"/>
            </w:rPr>
            <w:fldChar w:fldCharType="end"/>
          </w:r>
        </w:p>
      </w:sdtContent>
    </w:sdt>
    <w:p w14:paraId="72D7A41C" w14:textId="77777777" w:rsidR="00926095" w:rsidRDefault="00926095" w:rsidP="00926095"/>
    <w:p w14:paraId="55BFC3AD" w14:textId="77777777" w:rsidR="00926095" w:rsidRPr="008C4290" w:rsidRDefault="00926095" w:rsidP="00926095"/>
    <w:p w14:paraId="38C2A747" w14:textId="77777777" w:rsidR="00926095" w:rsidRPr="008C4290" w:rsidRDefault="00926095" w:rsidP="00926095">
      <w:pPr>
        <w:rPr>
          <w:sz w:val="28"/>
          <w:szCs w:val="28"/>
        </w:rPr>
      </w:pPr>
      <w:r w:rsidRPr="008C4290">
        <w:rPr>
          <w:sz w:val="28"/>
          <w:szCs w:val="28"/>
        </w:rPr>
        <w:t xml:space="preserve">Link on GitHub: </w:t>
      </w:r>
      <w:hyperlink r:id="rId14" w:history="1">
        <w:r w:rsidRPr="008C4290">
          <w:rPr>
            <w:rStyle w:val="Hyperlink"/>
            <w:sz w:val="28"/>
            <w:szCs w:val="28"/>
          </w:rPr>
          <w:t>2026509-cpu/Strategic-Thinking</w:t>
        </w:r>
      </w:hyperlink>
    </w:p>
    <w:p w14:paraId="1E982A0F" w14:textId="77777777" w:rsidR="00926095" w:rsidRDefault="00926095" w:rsidP="00926095"/>
    <w:p w14:paraId="4E923E11" w14:textId="77777777" w:rsidR="00926095" w:rsidRDefault="00926095" w:rsidP="00926095"/>
    <w:p w14:paraId="5B63E9FE" w14:textId="77777777" w:rsidR="00926095" w:rsidRDefault="00926095" w:rsidP="00926095"/>
    <w:p w14:paraId="23148A9E" w14:textId="77777777" w:rsidR="00926095" w:rsidRDefault="00926095" w:rsidP="00926095"/>
    <w:p w14:paraId="6616A4F7" w14:textId="77777777" w:rsidR="00926095" w:rsidRPr="00FC27E1" w:rsidRDefault="00926095" w:rsidP="00926095">
      <w:pPr>
        <w:rPr>
          <w:sz w:val="32"/>
          <w:szCs w:val="32"/>
          <w:u w:val="single"/>
        </w:rPr>
      </w:pPr>
      <w:r w:rsidRPr="00FC27E1">
        <w:rPr>
          <w:sz w:val="32"/>
          <w:szCs w:val="32"/>
          <w:u w:val="single"/>
        </w:rPr>
        <w:t>Project Title</w:t>
      </w:r>
    </w:p>
    <w:p w14:paraId="0DC38235" w14:textId="77777777" w:rsidR="00926095" w:rsidRDefault="00926095" w:rsidP="00926095"/>
    <w:p w14:paraId="2066E301" w14:textId="77777777" w:rsidR="00926095" w:rsidRPr="00FC27E1" w:rsidRDefault="00926095" w:rsidP="00926095">
      <w:pPr>
        <w:jc w:val="both"/>
        <w:rPr>
          <w:b/>
          <w:sz w:val="40"/>
          <w:szCs w:val="40"/>
        </w:rPr>
      </w:pPr>
      <w:r w:rsidRPr="00FC27E1">
        <w:rPr>
          <w:b/>
          <w:sz w:val="40"/>
          <w:szCs w:val="40"/>
        </w:rPr>
        <w:t xml:space="preserve">Predicting Bike Stock-Outs at </w:t>
      </w:r>
      <w:proofErr w:type="spellStart"/>
      <w:r w:rsidRPr="00FC27E1">
        <w:rPr>
          <w:b/>
          <w:sz w:val="40"/>
          <w:szCs w:val="40"/>
        </w:rPr>
        <w:t>DublinBikes</w:t>
      </w:r>
      <w:proofErr w:type="spellEnd"/>
      <w:r w:rsidRPr="00FC27E1">
        <w:rPr>
          <w:b/>
          <w:sz w:val="40"/>
          <w:szCs w:val="40"/>
        </w:rPr>
        <w:t xml:space="preserve"> Stations</w:t>
      </w:r>
    </w:p>
    <w:p w14:paraId="261F563C" w14:textId="77777777" w:rsidR="00926095" w:rsidRDefault="00926095" w:rsidP="00926095"/>
    <w:p w14:paraId="1B3C1078" w14:textId="77777777" w:rsidR="00926095" w:rsidRDefault="00926095" w:rsidP="00926095"/>
    <w:p w14:paraId="6A5088CF" w14:textId="77777777" w:rsidR="00926095" w:rsidRDefault="00926095" w:rsidP="00926095"/>
    <w:p w14:paraId="2E9D5666" w14:textId="77777777" w:rsidR="00926095" w:rsidRDefault="00926095" w:rsidP="00926095"/>
    <w:p w14:paraId="650861CA" w14:textId="77777777" w:rsidR="00926095" w:rsidRDefault="00926095" w:rsidP="00926095"/>
    <w:p w14:paraId="0D9C8151" w14:textId="77777777" w:rsidR="00926095" w:rsidRDefault="00926095" w:rsidP="00926095"/>
    <w:p w14:paraId="4819A85D" w14:textId="77777777" w:rsidR="00926095" w:rsidRDefault="00926095" w:rsidP="00926095"/>
    <w:p w14:paraId="1B5CCA82" w14:textId="77777777" w:rsidR="00926095" w:rsidRDefault="00926095" w:rsidP="00926095"/>
    <w:p w14:paraId="51D1A515" w14:textId="77777777" w:rsidR="00926095" w:rsidRPr="008C4290" w:rsidRDefault="00926095" w:rsidP="00926095">
      <w:pPr>
        <w:sectPr w:rsidR="00926095" w:rsidRPr="008C4290">
          <w:footerReference w:type="default" r:id="rId15"/>
          <w:pgSz w:w="11906" w:h="16838"/>
          <w:pgMar w:top="1440" w:right="1440" w:bottom="1440" w:left="1440" w:header="708" w:footer="708" w:gutter="0"/>
          <w:cols w:space="720"/>
        </w:sectPr>
      </w:pPr>
    </w:p>
    <w:p w14:paraId="72B6F7E2" w14:textId="77777777" w:rsidR="00926095" w:rsidRPr="00FC27E1" w:rsidRDefault="00926095" w:rsidP="00926095">
      <w:pPr>
        <w:pStyle w:val="Ttulo1"/>
        <w:numPr>
          <w:ilvl w:val="0"/>
          <w:numId w:val="8"/>
        </w:numPr>
        <w:spacing w:after="0"/>
        <w:rPr>
          <w:color w:val="auto"/>
        </w:rPr>
      </w:pPr>
      <w:bookmarkStart w:id="7" w:name="_Toc243237982"/>
      <w:r w:rsidRPr="00FC27E1">
        <w:rPr>
          <w:color w:val="auto"/>
        </w:rPr>
        <w:lastRenderedPageBreak/>
        <w:t>Introduction</w:t>
      </w:r>
      <w:bookmarkEnd w:id="7"/>
    </w:p>
    <w:p w14:paraId="70509076" w14:textId="77777777" w:rsidR="00926095" w:rsidRDefault="00926095" w:rsidP="00926095"/>
    <w:p w14:paraId="5DC2E657" w14:textId="77777777" w:rsidR="00926095" w:rsidRPr="00A9451B" w:rsidRDefault="00926095" w:rsidP="00926095">
      <w:pPr>
        <w:ind w:firstLine="284"/>
        <w:rPr>
          <w:sz w:val="28"/>
          <w:szCs w:val="28"/>
        </w:rPr>
      </w:pPr>
      <w:proofErr w:type="spellStart"/>
      <w:r w:rsidRPr="00A9451B">
        <w:rPr>
          <w:sz w:val="28"/>
          <w:szCs w:val="28"/>
        </w:rPr>
        <w:t>DublinBikes</w:t>
      </w:r>
      <w:proofErr w:type="spellEnd"/>
      <w:r w:rsidRPr="00A9451B">
        <w:rPr>
          <w:sz w:val="28"/>
          <w:szCs w:val="28"/>
        </w:rPr>
        <w:t xml:space="preserve"> is a bicycle-sharing system that operates at different locations throughout the city of Dublin. The service allows registered users to pick up a bicycle at one station and return it to any other station in the system, meaning that they do not need to return it to the same lo</w:t>
      </w:r>
      <w:r>
        <w:rPr>
          <w:sz w:val="28"/>
          <w:szCs w:val="28"/>
        </w:rPr>
        <w:t xml:space="preserve">cation where they collected it. </w:t>
      </w:r>
      <w:r w:rsidRPr="00A9451B">
        <w:rPr>
          <w:sz w:val="28"/>
          <w:szCs w:val="28"/>
        </w:rPr>
        <w:t>The number of bicycles available at each station changes throughout the day, depending on how many bicycles are collected and returned by users. As a result, someone may arrive at a station and find no bicycles available, or find a station where all docking spaces are occupied by bicycles ready to be collected.</w:t>
      </w:r>
      <w:r>
        <w:rPr>
          <w:sz w:val="28"/>
          <w:szCs w:val="28"/>
        </w:rPr>
        <w:t xml:space="preserve"> </w:t>
      </w:r>
      <w:r w:rsidRPr="00A9451B">
        <w:rPr>
          <w:sz w:val="28"/>
          <w:szCs w:val="28"/>
        </w:rPr>
        <w:t xml:space="preserve">Focusing on the problem of users arriving at a station and finding no bicycles available, this project proposes using historical data from </w:t>
      </w:r>
      <w:proofErr w:type="spellStart"/>
      <w:r w:rsidRPr="00A9451B">
        <w:rPr>
          <w:sz w:val="28"/>
          <w:szCs w:val="28"/>
        </w:rPr>
        <w:t>DublinBikes</w:t>
      </w:r>
      <w:proofErr w:type="spellEnd"/>
      <w:r w:rsidRPr="00A9451B">
        <w:rPr>
          <w:sz w:val="28"/>
          <w:szCs w:val="28"/>
        </w:rPr>
        <w:t xml:space="preserve"> stations, together with Machine Learning techniques, to investigate whether bicycle shortages can be pred</w:t>
      </w:r>
      <w:r>
        <w:rPr>
          <w:sz w:val="28"/>
          <w:szCs w:val="28"/>
        </w:rPr>
        <w:t>icted in advance.</w:t>
      </w:r>
    </w:p>
    <w:p w14:paraId="190B91F7" w14:textId="77777777" w:rsidR="00926095" w:rsidRPr="00A9451B" w:rsidRDefault="00926095" w:rsidP="00926095">
      <w:pPr>
        <w:ind w:firstLine="284"/>
      </w:pPr>
      <w:r w:rsidRPr="00A9451B">
        <w:rPr>
          <w:sz w:val="28"/>
          <w:szCs w:val="28"/>
        </w:rPr>
        <w:t>More specifically, the aim is to predict whether a station will have no bicycles available 30 minutes after a given observation time, or whether at least one b</w:t>
      </w:r>
      <w:r>
        <w:rPr>
          <w:sz w:val="28"/>
          <w:szCs w:val="28"/>
        </w:rPr>
        <w:t xml:space="preserve">icycle will still be available. </w:t>
      </w:r>
      <w:r w:rsidRPr="00A9451B">
        <w:rPr>
          <w:sz w:val="28"/>
          <w:szCs w:val="28"/>
        </w:rPr>
        <w:t>The predictions will then be evaluated to determine whether they could help monitor station availability and support operational decision-making.</w:t>
      </w:r>
    </w:p>
    <w:p w14:paraId="6BEB7BF5" w14:textId="77777777" w:rsidR="00926095" w:rsidRDefault="00926095" w:rsidP="00926095"/>
    <w:p w14:paraId="43FF4DEE" w14:textId="77777777" w:rsidR="00926095" w:rsidRPr="00A9451B" w:rsidRDefault="00926095" w:rsidP="00926095"/>
    <w:p w14:paraId="345D7AE7" w14:textId="77777777" w:rsidR="00926095" w:rsidRPr="00FC27E1" w:rsidRDefault="00926095" w:rsidP="00926095">
      <w:pPr>
        <w:pStyle w:val="Ttulo1"/>
        <w:numPr>
          <w:ilvl w:val="0"/>
          <w:numId w:val="8"/>
        </w:numPr>
        <w:spacing w:after="0"/>
        <w:rPr>
          <w:color w:val="auto"/>
        </w:rPr>
      </w:pPr>
      <w:r w:rsidRPr="00FC27E1">
        <w:rPr>
          <w:color w:val="auto"/>
        </w:rPr>
        <w:t>Problem Definition</w:t>
      </w:r>
    </w:p>
    <w:p w14:paraId="0140C8C9" w14:textId="77777777" w:rsidR="00926095" w:rsidRDefault="00926095" w:rsidP="00926095"/>
    <w:p w14:paraId="2D638AD5" w14:textId="77777777" w:rsidR="00926095" w:rsidRPr="00A9451B" w:rsidRDefault="00926095" w:rsidP="00926095">
      <w:pPr>
        <w:ind w:firstLine="284"/>
        <w:rPr>
          <w:sz w:val="28"/>
          <w:szCs w:val="28"/>
        </w:rPr>
      </w:pPr>
      <w:r w:rsidRPr="00A9451B">
        <w:rPr>
          <w:sz w:val="28"/>
          <w:szCs w:val="28"/>
        </w:rPr>
        <w:t>Looking at the problem as a whole, one of the operational challenges of bicycle-sharing systems with fixed stations is maintaining a sufficient number of bicycle</w:t>
      </w:r>
      <w:r>
        <w:rPr>
          <w:sz w:val="28"/>
          <w:szCs w:val="28"/>
        </w:rPr>
        <w:t xml:space="preserve">s available throughout the day. </w:t>
      </w:r>
      <w:r w:rsidRPr="00A9451B">
        <w:rPr>
          <w:sz w:val="28"/>
          <w:szCs w:val="28"/>
        </w:rPr>
        <w:t>If a user arrives at a station and finds no bicycles available, they cannot use the bicycle-sharing service from that location until another user returns a bicycle.</w:t>
      </w:r>
      <w:r>
        <w:rPr>
          <w:sz w:val="28"/>
          <w:szCs w:val="28"/>
        </w:rPr>
        <w:t xml:space="preserve"> </w:t>
      </w:r>
      <w:r w:rsidRPr="00A9451B">
        <w:rPr>
          <w:sz w:val="28"/>
          <w:szCs w:val="28"/>
        </w:rPr>
        <w:t>By analysing station availability data, it may be possible to identify patterns that could help predict when these situations are likely to occur and potentially help prevent them.</w:t>
      </w:r>
    </w:p>
    <w:p w14:paraId="5ED1CF9D" w14:textId="77777777" w:rsidR="00926095" w:rsidRPr="00A9451B" w:rsidRDefault="00926095" w:rsidP="00926095">
      <w:pPr>
        <w:ind w:firstLine="284"/>
        <w:rPr>
          <w:sz w:val="28"/>
          <w:szCs w:val="28"/>
        </w:rPr>
      </w:pPr>
      <w:r w:rsidRPr="00A9451B">
        <w:rPr>
          <w:sz w:val="28"/>
          <w:szCs w:val="28"/>
        </w:rPr>
        <w:t>Therefore, the business problem addressed in this project is to identify, in advance, which stations are at risk of running out of bicycles within a short period of time.</w:t>
      </w:r>
      <w:r>
        <w:rPr>
          <w:sz w:val="28"/>
          <w:szCs w:val="28"/>
        </w:rPr>
        <w:t xml:space="preserve"> </w:t>
      </w:r>
      <w:r w:rsidRPr="00A9451B">
        <w:rPr>
          <w:sz w:val="28"/>
          <w:szCs w:val="28"/>
        </w:rPr>
        <w:t xml:space="preserve">Using a dataset obtained from the data.gov.ie website, the project will evaluate classification models capable of predicting whether a </w:t>
      </w:r>
      <w:r w:rsidRPr="00A9451B">
        <w:rPr>
          <w:sz w:val="28"/>
          <w:szCs w:val="28"/>
        </w:rPr>
        <w:lastRenderedPageBreak/>
        <w:t>station will run out of bicycles within a 30-minute period.</w:t>
      </w:r>
      <w:r>
        <w:rPr>
          <w:sz w:val="28"/>
          <w:szCs w:val="28"/>
        </w:rPr>
        <w:t xml:space="preserve"> </w:t>
      </w:r>
      <w:r w:rsidRPr="00A9451B">
        <w:rPr>
          <w:sz w:val="28"/>
          <w:szCs w:val="28"/>
        </w:rPr>
        <w:t>It is important to note that the proposed system is not intended to replace human decision-making. Its purpose is to provide information that can support operational decisions rather than make them automatically.</w:t>
      </w:r>
    </w:p>
    <w:p w14:paraId="3216B542" w14:textId="77777777" w:rsidR="00926095" w:rsidRPr="00A9451B" w:rsidRDefault="00926095" w:rsidP="00926095">
      <w:pPr>
        <w:ind w:firstLine="284"/>
      </w:pPr>
    </w:p>
    <w:p w14:paraId="2C346079" w14:textId="77777777" w:rsidR="00926095" w:rsidRPr="00A9451B" w:rsidRDefault="00926095" w:rsidP="00926095">
      <w:pPr>
        <w:ind w:firstLine="284"/>
      </w:pPr>
    </w:p>
    <w:p w14:paraId="7065BDF9" w14:textId="77777777" w:rsidR="00926095" w:rsidRPr="00FC27E1" w:rsidRDefault="00926095" w:rsidP="00926095">
      <w:pPr>
        <w:pStyle w:val="Ttulo1"/>
        <w:numPr>
          <w:ilvl w:val="0"/>
          <w:numId w:val="8"/>
        </w:numPr>
        <w:spacing w:after="0"/>
        <w:rPr>
          <w:noProof/>
          <w:color w:val="auto"/>
          <w:lang w:val="pt-BR" w:eastAsia="pt-BR"/>
        </w:rPr>
      </w:pPr>
      <w:r w:rsidRPr="00FC27E1">
        <w:rPr>
          <w:noProof/>
          <w:color w:val="auto"/>
          <w:lang w:val="pt-BR" w:eastAsia="pt-BR"/>
        </w:rPr>
        <w:t>Aim and Objectives</w:t>
      </w:r>
    </w:p>
    <w:p w14:paraId="0A35E642" w14:textId="77777777" w:rsidR="00926095" w:rsidRDefault="00926095" w:rsidP="00926095">
      <w:pPr>
        <w:rPr>
          <w:lang w:val="pt-BR" w:eastAsia="pt-BR"/>
        </w:rPr>
      </w:pPr>
    </w:p>
    <w:p w14:paraId="50CF1B90" w14:textId="77777777" w:rsidR="00926095" w:rsidRPr="00775E85" w:rsidRDefault="00926095" w:rsidP="00926095">
      <w:pPr>
        <w:ind w:firstLine="284"/>
        <w:rPr>
          <w:sz w:val="32"/>
          <w:szCs w:val="32"/>
          <w:lang w:eastAsia="pt-BR"/>
        </w:rPr>
      </w:pPr>
      <w:r w:rsidRPr="00775E85">
        <w:rPr>
          <w:sz w:val="32"/>
          <w:szCs w:val="32"/>
          <w:lang w:eastAsia="pt-BR"/>
        </w:rPr>
        <w:t xml:space="preserve">3.1 </w:t>
      </w:r>
      <w:r>
        <w:rPr>
          <w:sz w:val="32"/>
          <w:szCs w:val="32"/>
          <w:lang w:eastAsia="pt-BR"/>
        </w:rPr>
        <w:t>Aim</w:t>
      </w:r>
    </w:p>
    <w:p w14:paraId="346135E2" w14:textId="77777777" w:rsidR="00926095" w:rsidRDefault="00926095" w:rsidP="00926095">
      <w:pPr>
        <w:ind w:firstLine="284"/>
        <w:rPr>
          <w:sz w:val="28"/>
          <w:szCs w:val="28"/>
          <w:lang w:eastAsia="pt-BR"/>
        </w:rPr>
      </w:pPr>
      <w:r w:rsidRPr="00775E85">
        <w:rPr>
          <w:sz w:val="28"/>
          <w:szCs w:val="28"/>
          <w:lang w:eastAsia="pt-BR"/>
        </w:rPr>
        <w:t xml:space="preserve">The aim of this project is to develop and evaluate a Machine Learning model capable of predicting, 30 minutes in advance, whether a </w:t>
      </w:r>
      <w:proofErr w:type="spellStart"/>
      <w:r w:rsidRPr="00775E85">
        <w:rPr>
          <w:sz w:val="28"/>
          <w:szCs w:val="28"/>
          <w:lang w:eastAsia="pt-BR"/>
        </w:rPr>
        <w:t>DublinBikes</w:t>
      </w:r>
      <w:proofErr w:type="spellEnd"/>
      <w:r w:rsidRPr="00775E85">
        <w:rPr>
          <w:sz w:val="28"/>
          <w:szCs w:val="28"/>
          <w:lang w:eastAsia="pt-BR"/>
        </w:rPr>
        <w:t xml:space="preserve"> station will have no bicycles available. The project will use historical station-status data, including the number of available bicycles, available docking spaces, station capacity and time-related information. The study will also assess the potential of these predictions to suppo</w:t>
      </w:r>
      <w:r>
        <w:rPr>
          <w:sz w:val="28"/>
          <w:szCs w:val="28"/>
          <w:lang w:eastAsia="pt-BR"/>
        </w:rPr>
        <w:t>rt operational decision-making.</w:t>
      </w:r>
    </w:p>
    <w:p w14:paraId="105CFF63" w14:textId="77777777" w:rsidR="00926095" w:rsidRPr="00775E85" w:rsidRDefault="00926095" w:rsidP="00926095">
      <w:pPr>
        <w:ind w:firstLine="284"/>
        <w:rPr>
          <w:lang w:eastAsia="pt-BR"/>
        </w:rPr>
      </w:pPr>
    </w:p>
    <w:p w14:paraId="5ABE3C19" w14:textId="77777777" w:rsidR="00926095" w:rsidRPr="00775E85" w:rsidRDefault="00926095" w:rsidP="00926095">
      <w:pPr>
        <w:ind w:firstLine="284"/>
        <w:rPr>
          <w:sz w:val="32"/>
          <w:szCs w:val="32"/>
          <w:lang w:eastAsia="pt-BR"/>
        </w:rPr>
      </w:pPr>
      <w:r w:rsidRPr="00775E85">
        <w:rPr>
          <w:sz w:val="32"/>
          <w:szCs w:val="32"/>
          <w:lang w:eastAsia="pt-BR"/>
        </w:rPr>
        <w:t>3.2 Objectives</w:t>
      </w:r>
    </w:p>
    <w:p w14:paraId="4F1481B1" w14:textId="77777777" w:rsidR="00926095" w:rsidRPr="00775E85" w:rsidRDefault="00926095" w:rsidP="00926095">
      <w:pPr>
        <w:rPr>
          <w:sz w:val="28"/>
          <w:szCs w:val="28"/>
          <w:lang w:eastAsia="pt-BR"/>
        </w:rPr>
      </w:pPr>
      <w:r>
        <w:rPr>
          <w:sz w:val="28"/>
          <w:szCs w:val="28"/>
          <w:lang w:eastAsia="pt-BR"/>
        </w:rPr>
        <w:t xml:space="preserve">- </w:t>
      </w:r>
      <w:r w:rsidRPr="00775E85">
        <w:rPr>
          <w:sz w:val="28"/>
          <w:szCs w:val="28"/>
          <w:lang w:eastAsia="pt-BR"/>
        </w:rPr>
        <w:t xml:space="preserve">To analyse historical </w:t>
      </w:r>
      <w:proofErr w:type="spellStart"/>
      <w:r w:rsidRPr="00775E85">
        <w:rPr>
          <w:sz w:val="28"/>
          <w:szCs w:val="28"/>
          <w:lang w:eastAsia="pt-BR"/>
        </w:rPr>
        <w:t>DublinBikes</w:t>
      </w:r>
      <w:proofErr w:type="spellEnd"/>
      <w:r w:rsidRPr="00775E85">
        <w:rPr>
          <w:sz w:val="28"/>
          <w:szCs w:val="28"/>
          <w:lang w:eastAsia="pt-BR"/>
        </w:rPr>
        <w:t xml:space="preserve"> station data and identify temporal and station-level patterns associated with bicycle availability and stock-outs.</w:t>
      </w:r>
    </w:p>
    <w:p w14:paraId="60C051BE" w14:textId="77777777" w:rsidR="00926095" w:rsidRPr="00775E85" w:rsidRDefault="00926095" w:rsidP="00926095">
      <w:pPr>
        <w:rPr>
          <w:sz w:val="28"/>
          <w:szCs w:val="28"/>
          <w:lang w:eastAsia="pt-BR"/>
        </w:rPr>
      </w:pPr>
      <w:r>
        <w:rPr>
          <w:sz w:val="28"/>
          <w:szCs w:val="28"/>
          <w:lang w:eastAsia="pt-BR"/>
        </w:rPr>
        <w:t xml:space="preserve">- </w:t>
      </w:r>
      <w:r w:rsidRPr="00775E85">
        <w:rPr>
          <w:sz w:val="28"/>
          <w:szCs w:val="28"/>
          <w:lang w:eastAsia="pt-BR"/>
        </w:rPr>
        <w:t xml:space="preserve">To clean and </w:t>
      </w:r>
      <w:proofErr w:type="spellStart"/>
      <w:r w:rsidRPr="00775E85">
        <w:rPr>
          <w:sz w:val="28"/>
          <w:szCs w:val="28"/>
          <w:lang w:eastAsia="pt-BR"/>
        </w:rPr>
        <w:t>preprocess</w:t>
      </w:r>
      <w:proofErr w:type="spellEnd"/>
      <w:r w:rsidRPr="00775E85">
        <w:rPr>
          <w:sz w:val="28"/>
          <w:szCs w:val="28"/>
          <w:lang w:eastAsia="pt-BR"/>
        </w:rPr>
        <w:t xml:space="preserve"> the dataset and create a binary target indicating whether a station will have zero bicycles available 30 minutes later.</w:t>
      </w:r>
    </w:p>
    <w:p w14:paraId="4D0CDC2F" w14:textId="77777777" w:rsidR="00926095" w:rsidRPr="00775E85" w:rsidRDefault="00926095" w:rsidP="00926095">
      <w:pPr>
        <w:rPr>
          <w:sz w:val="28"/>
          <w:szCs w:val="28"/>
          <w:lang w:eastAsia="pt-BR"/>
        </w:rPr>
      </w:pPr>
      <w:r>
        <w:rPr>
          <w:sz w:val="28"/>
          <w:szCs w:val="28"/>
          <w:lang w:eastAsia="pt-BR"/>
        </w:rPr>
        <w:t xml:space="preserve">- </w:t>
      </w:r>
      <w:r w:rsidRPr="00775E85">
        <w:rPr>
          <w:sz w:val="28"/>
          <w:szCs w:val="28"/>
          <w:lang w:eastAsia="pt-BR"/>
        </w:rPr>
        <w:t>To develop relevant availability and time-based features for predictive modelling while avoiding data leakage.</w:t>
      </w:r>
    </w:p>
    <w:p w14:paraId="0167E213" w14:textId="77777777" w:rsidR="00926095" w:rsidRPr="00775E85" w:rsidRDefault="00926095" w:rsidP="00926095">
      <w:pPr>
        <w:rPr>
          <w:sz w:val="28"/>
          <w:szCs w:val="28"/>
          <w:lang w:eastAsia="pt-BR"/>
        </w:rPr>
      </w:pPr>
      <w:r>
        <w:rPr>
          <w:sz w:val="28"/>
          <w:szCs w:val="28"/>
          <w:lang w:eastAsia="pt-BR"/>
        </w:rPr>
        <w:t xml:space="preserve">- </w:t>
      </w:r>
      <w:r w:rsidRPr="00775E85">
        <w:rPr>
          <w:sz w:val="28"/>
          <w:szCs w:val="28"/>
          <w:lang w:eastAsia="pt-BR"/>
        </w:rPr>
        <w:t>To develop and compare suitable classification models, including Logistic Regression, Decision Tree and Random Forest.</w:t>
      </w:r>
    </w:p>
    <w:p w14:paraId="0958B511" w14:textId="77777777" w:rsidR="00926095" w:rsidRDefault="00926095" w:rsidP="00926095">
      <w:pPr>
        <w:rPr>
          <w:sz w:val="28"/>
          <w:szCs w:val="28"/>
          <w:lang w:eastAsia="pt-BR"/>
        </w:rPr>
      </w:pPr>
      <w:r>
        <w:rPr>
          <w:sz w:val="28"/>
          <w:szCs w:val="28"/>
          <w:lang w:eastAsia="pt-BR"/>
        </w:rPr>
        <w:t xml:space="preserve">- </w:t>
      </w:r>
      <w:r w:rsidRPr="00775E85">
        <w:rPr>
          <w:sz w:val="28"/>
          <w:szCs w:val="28"/>
          <w:lang w:eastAsia="pt-BR"/>
        </w:rPr>
        <w:t>To evaluate the models using appropriate classification metrics and interpret the results from an operational and business perspective.</w:t>
      </w:r>
    </w:p>
    <w:p w14:paraId="2B270F91" w14:textId="77777777" w:rsidR="00926095" w:rsidRPr="00775E85" w:rsidRDefault="00926095" w:rsidP="00926095">
      <w:pPr>
        <w:rPr>
          <w:lang w:eastAsia="pt-BR"/>
        </w:rPr>
      </w:pPr>
    </w:p>
    <w:p w14:paraId="148CEA1C" w14:textId="77777777" w:rsidR="00926095" w:rsidRDefault="00926095" w:rsidP="00926095">
      <w:pPr>
        <w:ind w:firstLine="284"/>
        <w:rPr>
          <w:lang w:eastAsia="pt-BR"/>
        </w:rPr>
      </w:pPr>
      <w:r w:rsidRPr="00775E85">
        <w:rPr>
          <w:sz w:val="28"/>
          <w:szCs w:val="28"/>
          <w:lang w:eastAsia="pt-BR"/>
        </w:rPr>
        <w:t>From a business perspective, the objective is to support the earlier identification of stations at greater risk of running out of bicycles, providing information that could assist station-availability monitoring and operational planning.</w:t>
      </w:r>
    </w:p>
    <w:p w14:paraId="7CFDE762" w14:textId="77777777" w:rsidR="00926095" w:rsidRPr="00A9451B" w:rsidRDefault="00926095" w:rsidP="00926095">
      <w:pPr>
        <w:ind w:firstLine="284"/>
        <w:rPr>
          <w:lang w:eastAsia="pt-BR"/>
        </w:rPr>
      </w:pPr>
    </w:p>
    <w:p w14:paraId="33A28D6E" w14:textId="77777777" w:rsidR="00926095" w:rsidRPr="00FC27E1" w:rsidRDefault="00926095" w:rsidP="00926095">
      <w:pPr>
        <w:pStyle w:val="Ttulo1"/>
        <w:numPr>
          <w:ilvl w:val="0"/>
          <w:numId w:val="8"/>
        </w:numPr>
        <w:spacing w:after="0"/>
        <w:rPr>
          <w:noProof/>
          <w:color w:val="auto"/>
          <w:lang w:val="pt-BR" w:eastAsia="pt-BR"/>
        </w:rPr>
      </w:pPr>
      <w:r w:rsidRPr="00FC27E1">
        <w:rPr>
          <w:noProof/>
          <w:color w:val="auto"/>
          <w:lang w:val="pt-BR" w:eastAsia="pt-BR"/>
        </w:rPr>
        <w:t>Scope</w:t>
      </w:r>
    </w:p>
    <w:p w14:paraId="7E1889B4" w14:textId="77777777" w:rsidR="00926095" w:rsidRPr="0070368D" w:rsidRDefault="00926095" w:rsidP="00926095">
      <w:pPr>
        <w:rPr>
          <w:lang w:eastAsia="pt-BR"/>
        </w:rPr>
      </w:pPr>
    </w:p>
    <w:p w14:paraId="0E67A8F1" w14:textId="77777777" w:rsidR="00926095" w:rsidRPr="00A9451B" w:rsidRDefault="00926095" w:rsidP="00926095">
      <w:pPr>
        <w:ind w:firstLine="284"/>
        <w:rPr>
          <w:sz w:val="28"/>
          <w:szCs w:val="28"/>
          <w:lang w:eastAsia="pt-BR"/>
        </w:rPr>
      </w:pPr>
      <w:r w:rsidRPr="00A9451B">
        <w:rPr>
          <w:sz w:val="28"/>
          <w:szCs w:val="28"/>
          <w:lang w:eastAsia="pt-BR"/>
        </w:rPr>
        <w:t xml:space="preserve">The project will initially use data from March 2026 on the status of </w:t>
      </w:r>
      <w:proofErr w:type="spellStart"/>
      <w:r w:rsidRPr="00A9451B">
        <w:rPr>
          <w:sz w:val="28"/>
          <w:szCs w:val="28"/>
          <w:lang w:eastAsia="pt-BR"/>
        </w:rPr>
        <w:t>DublinBikes</w:t>
      </w:r>
      <w:proofErr w:type="spellEnd"/>
      <w:r w:rsidRPr="00A9451B">
        <w:rPr>
          <w:sz w:val="28"/>
          <w:szCs w:val="28"/>
          <w:lang w:eastAsia="pt-BR"/>
        </w:rPr>
        <w:t xml:space="preserve"> stations, pu</w:t>
      </w:r>
      <w:r>
        <w:rPr>
          <w:sz w:val="28"/>
          <w:szCs w:val="28"/>
          <w:lang w:eastAsia="pt-BR"/>
        </w:rPr>
        <w:t xml:space="preserve">blished by Dublin City Council. </w:t>
      </w:r>
      <w:r w:rsidRPr="00A9451B">
        <w:rPr>
          <w:sz w:val="28"/>
          <w:szCs w:val="28"/>
          <w:lang w:eastAsia="pt-BR"/>
        </w:rPr>
        <w:t>The work will include data cleaning and preparation, Exploratory Data Analysis (EDA), the creation of the target variable, feature engineering, and</w:t>
      </w:r>
      <w:r>
        <w:rPr>
          <w:sz w:val="28"/>
          <w:szCs w:val="28"/>
          <w:lang w:eastAsia="pt-BR"/>
        </w:rPr>
        <w:t xml:space="preserve"> the evaluation of the results. </w:t>
      </w:r>
      <w:r w:rsidRPr="00A9451B">
        <w:rPr>
          <w:sz w:val="28"/>
          <w:szCs w:val="28"/>
          <w:lang w:eastAsia="pt-BR"/>
        </w:rPr>
        <w:t>The algorithms initially considered for this project are Logistic Regression, De</w:t>
      </w:r>
      <w:r>
        <w:rPr>
          <w:sz w:val="28"/>
          <w:szCs w:val="28"/>
          <w:lang w:eastAsia="pt-BR"/>
        </w:rPr>
        <w:t>cision Tree, and Random Forest.</w:t>
      </w:r>
    </w:p>
    <w:p w14:paraId="39C8E46B" w14:textId="77777777" w:rsidR="00926095" w:rsidRPr="00A9451B" w:rsidRDefault="00926095" w:rsidP="00926095">
      <w:pPr>
        <w:ind w:firstLine="284"/>
        <w:rPr>
          <w:sz w:val="28"/>
          <w:szCs w:val="28"/>
          <w:lang w:eastAsia="pt-BR"/>
        </w:rPr>
      </w:pPr>
      <w:r w:rsidRPr="00A9451B">
        <w:rPr>
          <w:sz w:val="28"/>
          <w:szCs w:val="28"/>
          <w:lang w:eastAsia="pt-BR"/>
        </w:rPr>
        <w:t>As previously mentioned, the main focus will be on predicting bicycle shortages within a short period of time. Therefore, the project does not aim to develop a complete bicycle redistribution system or a route optimisation system.</w:t>
      </w:r>
      <w:r>
        <w:rPr>
          <w:sz w:val="28"/>
          <w:szCs w:val="28"/>
          <w:lang w:eastAsia="pt-BR"/>
        </w:rPr>
        <w:t xml:space="preserve"> </w:t>
      </w:r>
      <w:r w:rsidRPr="00A9451B">
        <w:rPr>
          <w:sz w:val="28"/>
          <w:szCs w:val="28"/>
          <w:lang w:eastAsia="pt-BR"/>
        </w:rPr>
        <w:t>Real-time implementation, the prediction of individual user behaviour, weather conditions, and automated operational decision-making are also outside the initial scope of the project</w:t>
      </w:r>
      <w:r>
        <w:rPr>
          <w:sz w:val="28"/>
          <w:szCs w:val="28"/>
          <w:lang w:eastAsia="pt-BR"/>
        </w:rPr>
        <w:t>.</w:t>
      </w:r>
    </w:p>
    <w:p w14:paraId="6AEF9F8E" w14:textId="77777777" w:rsidR="00926095" w:rsidRDefault="00926095" w:rsidP="00926095">
      <w:pPr>
        <w:ind w:firstLine="284"/>
        <w:rPr>
          <w:lang w:eastAsia="pt-BR"/>
        </w:rPr>
      </w:pPr>
    </w:p>
    <w:p w14:paraId="05C8FDC1" w14:textId="77777777" w:rsidR="00926095" w:rsidRPr="00A9451B" w:rsidRDefault="00926095" w:rsidP="00926095">
      <w:pPr>
        <w:ind w:firstLine="284"/>
        <w:rPr>
          <w:lang w:eastAsia="pt-BR"/>
        </w:rPr>
      </w:pPr>
    </w:p>
    <w:p w14:paraId="0ABB8FA3" w14:textId="77777777" w:rsidR="00926095" w:rsidRPr="00FC27E1" w:rsidRDefault="00926095" w:rsidP="00926095">
      <w:pPr>
        <w:pStyle w:val="Ttulo1"/>
        <w:numPr>
          <w:ilvl w:val="0"/>
          <w:numId w:val="8"/>
        </w:numPr>
        <w:spacing w:after="0"/>
        <w:rPr>
          <w:color w:val="auto"/>
        </w:rPr>
      </w:pPr>
      <w:r w:rsidRPr="00FC27E1">
        <w:rPr>
          <w:color w:val="auto"/>
        </w:rPr>
        <w:t>Methodology</w:t>
      </w:r>
    </w:p>
    <w:p w14:paraId="58820E5F" w14:textId="77777777" w:rsidR="00926095" w:rsidRDefault="00926095" w:rsidP="00926095"/>
    <w:p w14:paraId="106E2828" w14:textId="77777777" w:rsidR="00926095" w:rsidRDefault="00926095" w:rsidP="00926095"/>
    <w:p w14:paraId="6D07519B" w14:textId="77777777" w:rsidR="00926095" w:rsidRPr="00A9451B" w:rsidRDefault="00926095" w:rsidP="00926095"/>
    <w:p w14:paraId="4CD2A7A9" w14:textId="77777777" w:rsidR="00926095" w:rsidRPr="00FC27E1" w:rsidRDefault="00926095" w:rsidP="00926095">
      <w:pPr>
        <w:pStyle w:val="Ttulo1"/>
        <w:numPr>
          <w:ilvl w:val="0"/>
          <w:numId w:val="8"/>
        </w:numPr>
        <w:spacing w:after="0"/>
        <w:rPr>
          <w:noProof/>
          <w:color w:val="auto"/>
          <w:lang w:val="pt-BR" w:eastAsia="pt-BR"/>
        </w:rPr>
      </w:pPr>
      <w:r w:rsidRPr="00FC27E1">
        <w:rPr>
          <w:noProof/>
          <w:color w:val="auto"/>
          <w:lang w:val="pt-BR" w:eastAsia="pt-BR"/>
        </w:rPr>
        <w:t>Data Sources</w:t>
      </w:r>
    </w:p>
    <w:p w14:paraId="4876DE14" w14:textId="77777777" w:rsidR="00926095" w:rsidRPr="0044668F" w:rsidRDefault="00926095" w:rsidP="00926095">
      <w:pPr>
        <w:rPr>
          <w:lang w:val="pt-BR" w:eastAsia="pt-BR"/>
        </w:rPr>
      </w:pPr>
    </w:p>
    <w:p w14:paraId="13327D62" w14:textId="77777777" w:rsidR="00926095" w:rsidRDefault="00926095" w:rsidP="00926095">
      <w:pPr>
        <w:rPr>
          <w:lang w:eastAsia="pt-BR"/>
        </w:rPr>
      </w:pPr>
    </w:p>
    <w:p w14:paraId="1300E375" w14:textId="77777777" w:rsidR="00926095" w:rsidRPr="007F4979" w:rsidRDefault="00926095" w:rsidP="00926095">
      <w:pPr>
        <w:rPr>
          <w:lang w:eastAsia="pt-BR"/>
        </w:rPr>
      </w:pPr>
    </w:p>
    <w:p w14:paraId="2422C497" w14:textId="77777777" w:rsidR="00926095" w:rsidRPr="00FC27E1" w:rsidRDefault="00926095" w:rsidP="00926095">
      <w:pPr>
        <w:pStyle w:val="Ttulo1"/>
        <w:numPr>
          <w:ilvl w:val="0"/>
          <w:numId w:val="8"/>
        </w:numPr>
        <w:spacing w:after="0"/>
        <w:rPr>
          <w:color w:val="auto"/>
        </w:rPr>
      </w:pPr>
      <w:r w:rsidRPr="00FC27E1">
        <w:rPr>
          <w:color w:val="auto"/>
        </w:rPr>
        <w:t>Expected Deliverables</w:t>
      </w:r>
    </w:p>
    <w:p w14:paraId="64DC9A76" w14:textId="77777777" w:rsidR="00926095" w:rsidRDefault="00926095" w:rsidP="00926095"/>
    <w:p w14:paraId="7E1E9740" w14:textId="77777777" w:rsidR="00926095" w:rsidRDefault="00926095" w:rsidP="00926095"/>
    <w:p w14:paraId="769D7226" w14:textId="77777777" w:rsidR="00926095" w:rsidRPr="007F4979" w:rsidRDefault="00926095" w:rsidP="00926095"/>
    <w:p w14:paraId="11311E68" w14:textId="77777777" w:rsidR="00926095" w:rsidRPr="00FC27E1" w:rsidRDefault="00926095" w:rsidP="00926095">
      <w:pPr>
        <w:pStyle w:val="Ttulo1"/>
        <w:numPr>
          <w:ilvl w:val="0"/>
          <w:numId w:val="8"/>
        </w:numPr>
        <w:spacing w:after="0"/>
        <w:rPr>
          <w:color w:val="auto"/>
        </w:rPr>
      </w:pPr>
      <w:r w:rsidRPr="00FC27E1">
        <w:rPr>
          <w:color w:val="auto"/>
        </w:rPr>
        <w:lastRenderedPageBreak/>
        <w:t>Project Timeline</w:t>
      </w:r>
    </w:p>
    <w:p w14:paraId="24684656" w14:textId="77777777" w:rsidR="00926095" w:rsidRDefault="00926095" w:rsidP="00926095"/>
    <w:p w14:paraId="4F5F20D1" w14:textId="77777777" w:rsidR="00926095" w:rsidRDefault="00926095" w:rsidP="00926095"/>
    <w:p w14:paraId="0F7AC806" w14:textId="77777777" w:rsidR="00926095" w:rsidRDefault="00926095" w:rsidP="00926095"/>
    <w:p w14:paraId="74583657" w14:textId="77777777" w:rsidR="00926095" w:rsidRPr="00FC27E1" w:rsidRDefault="00926095" w:rsidP="00926095">
      <w:pPr>
        <w:pStyle w:val="Ttulo1"/>
        <w:numPr>
          <w:ilvl w:val="0"/>
          <w:numId w:val="8"/>
        </w:numPr>
        <w:spacing w:after="0"/>
        <w:rPr>
          <w:color w:val="auto"/>
        </w:rPr>
      </w:pPr>
      <w:r w:rsidRPr="00FC27E1">
        <w:rPr>
          <w:color w:val="auto"/>
        </w:rPr>
        <w:t>Ethical and Legal Considerations</w:t>
      </w:r>
    </w:p>
    <w:p w14:paraId="77298F3A" w14:textId="77777777" w:rsidR="00926095" w:rsidRDefault="00926095" w:rsidP="00926095"/>
    <w:p w14:paraId="1068AC5E" w14:textId="77777777" w:rsidR="00926095" w:rsidRDefault="00926095" w:rsidP="00926095"/>
    <w:p w14:paraId="1AA95536" w14:textId="77777777" w:rsidR="00926095" w:rsidRPr="007F4979" w:rsidRDefault="00926095" w:rsidP="00926095"/>
    <w:p w14:paraId="6D36C1E5" w14:textId="77777777" w:rsidR="00926095" w:rsidRPr="007F4979" w:rsidRDefault="00926095" w:rsidP="00926095">
      <w:pPr>
        <w:pStyle w:val="Ttulo1"/>
        <w:spacing w:after="0"/>
        <w:ind w:left="720" w:hanging="436"/>
        <w:rPr>
          <w:noProof/>
          <w:color w:val="auto"/>
          <w:lang w:eastAsia="pt-BR"/>
        </w:rPr>
      </w:pPr>
      <w:r w:rsidRPr="007F4979">
        <w:rPr>
          <w:noProof/>
          <w:color w:val="auto"/>
          <w:lang w:eastAsia="pt-BR"/>
        </w:rPr>
        <w:t>10. References</w:t>
      </w:r>
    </w:p>
    <w:p w14:paraId="68B960C1" w14:textId="77777777" w:rsidR="00926095" w:rsidRPr="007F4979" w:rsidRDefault="00926095" w:rsidP="00926095">
      <w:pPr>
        <w:rPr>
          <w:lang w:eastAsia="pt-BR"/>
        </w:rPr>
      </w:pPr>
    </w:p>
    <w:p w14:paraId="2AC1C1FA" w14:textId="77777777" w:rsidR="00926095" w:rsidRPr="007F4979" w:rsidRDefault="00926095" w:rsidP="00926095">
      <w:pPr>
        <w:rPr>
          <w:lang w:eastAsia="pt-BR"/>
        </w:rPr>
      </w:pPr>
    </w:p>
    <w:p w14:paraId="663B62F1" w14:textId="77777777" w:rsidR="00926095" w:rsidRPr="007F4979" w:rsidRDefault="00926095" w:rsidP="00926095">
      <w:pPr>
        <w:rPr>
          <w:lang w:eastAsia="pt-BR"/>
        </w:rPr>
      </w:pPr>
    </w:p>
    <w:p w14:paraId="0F4FB090" w14:textId="77777777" w:rsidR="00926095" w:rsidRPr="00FC27E1" w:rsidRDefault="00926095" w:rsidP="00926095">
      <w:pPr>
        <w:pStyle w:val="Ttulo1"/>
        <w:spacing w:after="0"/>
        <w:rPr>
          <w:color w:val="auto"/>
        </w:rPr>
      </w:pPr>
      <w:r w:rsidRPr="007F4979">
        <w:rPr>
          <w:color w:val="auto"/>
        </w:rPr>
        <w:t xml:space="preserve">    </w:t>
      </w:r>
      <w:r w:rsidRPr="00FC27E1">
        <w:rPr>
          <w:color w:val="auto"/>
        </w:rPr>
        <w:t>11.</w:t>
      </w:r>
      <w:r w:rsidRPr="00FC27E1">
        <w:rPr>
          <w:noProof/>
          <w:color w:val="auto"/>
          <w:lang w:eastAsia="pt-BR"/>
        </w:rPr>
        <w:t xml:space="preserve"> Appendix</w:t>
      </w:r>
    </w:p>
    <w:p w14:paraId="7F354532" w14:textId="77777777" w:rsidR="00926095" w:rsidRDefault="00926095" w:rsidP="00926095"/>
    <w:p w14:paraId="39AC9AE8" w14:textId="77777777" w:rsidR="00926095" w:rsidRPr="00446B97" w:rsidRDefault="00926095" w:rsidP="00926095">
      <w:pPr>
        <w:rPr>
          <w:sz w:val="32"/>
          <w:szCs w:val="32"/>
        </w:rPr>
      </w:pPr>
      <w:r w:rsidRPr="00446B97">
        <w:rPr>
          <w:sz w:val="32"/>
          <w:szCs w:val="32"/>
        </w:rPr>
        <w:t xml:space="preserve">     </w:t>
      </w:r>
      <w:r>
        <w:rPr>
          <w:sz w:val="32"/>
          <w:szCs w:val="32"/>
        </w:rPr>
        <w:t>11.1</w:t>
      </w:r>
      <w:r w:rsidRPr="00446B97">
        <w:rPr>
          <w:sz w:val="32"/>
          <w:szCs w:val="32"/>
        </w:rPr>
        <w:t xml:space="preserve"> Understanding the Assessment Requirements</w:t>
      </w:r>
    </w:p>
    <w:p w14:paraId="2DBF86FB" w14:textId="77777777" w:rsidR="00926095" w:rsidRPr="00504F7C" w:rsidRDefault="00926095" w:rsidP="00926095">
      <w:pPr>
        <w:rPr>
          <w:i/>
          <w:sz w:val="28"/>
          <w:szCs w:val="28"/>
        </w:rPr>
      </w:pPr>
      <w:r w:rsidRPr="00504F7C">
        <w:rPr>
          <w:i/>
          <w:sz w:val="28"/>
          <w:szCs w:val="28"/>
        </w:rPr>
        <w:t>‘’</w:t>
      </w:r>
      <w:r w:rsidRPr="00504F7C">
        <w:rPr>
          <w:i/>
        </w:rPr>
        <w:t xml:space="preserve"> </w:t>
      </w:r>
      <w:r w:rsidRPr="00504F7C">
        <w:rPr>
          <w:i/>
          <w:sz w:val="28"/>
          <w:szCs w:val="28"/>
        </w:rPr>
        <w:t>Chat, I need some help with a college project—Strategic Thinking. I’m a bit lost and would like to better understand the requirements for this assignment. I don't want any information beyond what I ask for, as the use of AI at work is limited.’’</w:t>
      </w:r>
    </w:p>
    <w:p w14:paraId="27AA16B7" w14:textId="77777777" w:rsidR="00926095" w:rsidRDefault="00926095" w:rsidP="00926095">
      <w:pPr>
        <w:rPr>
          <w:sz w:val="28"/>
          <w:szCs w:val="28"/>
        </w:rPr>
      </w:pPr>
      <w:r>
        <w:rPr>
          <w:noProof/>
          <w:sz w:val="28"/>
          <w:szCs w:val="28"/>
          <w:lang w:val="pt-BR" w:eastAsia="pt-BR"/>
        </w:rPr>
        <w:drawing>
          <wp:inline distT="0" distB="0" distL="0" distR="0" wp14:anchorId="4BEA758D" wp14:editId="7CAC7191">
            <wp:extent cx="5731510" cy="2432685"/>
            <wp:effectExtent l="0" t="0" r="2540" b="571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derstanding the Assessment Requirements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6218E" w14:textId="77777777" w:rsidR="00926095" w:rsidRPr="00AB3BA0" w:rsidRDefault="00926095" w:rsidP="00926095"/>
    <w:p w14:paraId="0EB20B79" w14:textId="77777777" w:rsidR="00926095" w:rsidRPr="00446B97" w:rsidRDefault="00926095" w:rsidP="00926095">
      <w:pPr>
        <w:pStyle w:val="PargrafodaLista"/>
        <w:numPr>
          <w:ilvl w:val="1"/>
          <w:numId w:val="7"/>
        </w:numPr>
        <w:rPr>
          <w:sz w:val="32"/>
          <w:szCs w:val="32"/>
        </w:rPr>
      </w:pPr>
      <w:r w:rsidRPr="00446B97">
        <w:rPr>
          <w:sz w:val="32"/>
          <w:szCs w:val="32"/>
        </w:rPr>
        <w:lastRenderedPageBreak/>
        <w:t xml:space="preserve"> Exploring and Refining the Project Topic</w:t>
      </w:r>
    </w:p>
    <w:p w14:paraId="5F6ECDFD" w14:textId="77777777" w:rsidR="00926095" w:rsidRDefault="00926095" w:rsidP="00926095">
      <w:pPr>
        <w:rPr>
          <w:i/>
          <w:sz w:val="28"/>
          <w:szCs w:val="28"/>
        </w:rPr>
      </w:pPr>
      <w:r w:rsidRPr="00446B97">
        <w:rPr>
          <w:i/>
          <w:sz w:val="28"/>
          <w:szCs w:val="28"/>
        </w:rPr>
        <w:t>‘’</w:t>
      </w:r>
      <w:r w:rsidRPr="00446B97">
        <w:rPr>
          <w:i/>
        </w:rPr>
        <w:t xml:space="preserve"> </w:t>
      </w:r>
      <w:r w:rsidRPr="00446B97">
        <w:rPr>
          <w:i/>
          <w:sz w:val="28"/>
          <w:szCs w:val="28"/>
        </w:rPr>
        <w:t>When I arrived in Ireland, I had a lot of trouble finding available bicycles at the bike-sharing stations; because of this, I decided to address the issue of bike shortages at Dublin Bikes stations. The topic could be: "Dublin Bikes – Bike stock-out at stations." What do you think?’’</w:t>
      </w:r>
    </w:p>
    <w:p w14:paraId="38E1431E" w14:textId="77777777" w:rsidR="00926095" w:rsidRDefault="00926095" w:rsidP="00926095">
      <w:pPr>
        <w:rPr>
          <w:sz w:val="28"/>
          <w:szCs w:val="28"/>
        </w:rPr>
      </w:pPr>
      <w:r>
        <w:rPr>
          <w:noProof/>
          <w:sz w:val="28"/>
          <w:szCs w:val="28"/>
          <w:lang w:val="pt-BR" w:eastAsia="pt-BR"/>
        </w:rPr>
        <w:drawing>
          <wp:inline distT="0" distB="0" distL="0" distR="0" wp14:anchorId="7E8DD596" wp14:editId="2247DCE5">
            <wp:extent cx="5731510" cy="2384425"/>
            <wp:effectExtent l="0" t="0" r="254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loring and Refining the Project Topic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8B86E" w14:textId="77777777" w:rsidR="00926095" w:rsidRPr="00AB3BA0" w:rsidRDefault="00926095" w:rsidP="00926095">
      <w:pPr>
        <w:rPr>
          <w:sz w:val="28"/>
          <w:szCs w:val="28"/>
        </w:rPr>
      </w:pPr>
    </w:p>
    <w:p w14:paraId="79282854" w14:textId="77777777" w:rsidR="00926095" w:rsidRPr="006D0296" w:rsidRDefault="00926095" w:rsidP="00926095">
      <w:pPr>
        <w:pStyle w:val="PargrafodaLista"/>
        <w:numPr>
          <w:ilvl w:val="1"/>
          <w:numId w:val="7"/>
        </w:numPr>
        <w:rPr>
          <w:sz w:val="32"/>
          <w:szCs w:val="32"/>
        </w:rPr>
      </w:pPr>
      <w:r w:rsidRPr="006D0296">
        <w:rPr>
          <w:sz w:val="32"/>
          <w:szCs w:val="32"/>
        </w:rPr>
        <w:t xml:space="preserve"> Proposal Structure</w:t>
      </w:r>
    </w:p>
    <w:p w14:paraId="14A00C97" w14:textId="77777777" w:rsidR="00926095" w:rsidRDefault="00926095" w:rsidP="00926095">
      <w:pPr>
        <w:rPr>
          <w:i/>
          <w:sz w:val="28"/>
          <w:szCs w:val="28"/>
        </w:rPr>
      </w:pPr>
      <w:r w:rsidRPr="006D0296">
        <w:rPr>
          <w:i/>
          <w:sz w:val="28"/>
          <w:szCs w:val="28"/>
        </w:rPr>
        <w:t>‘’</w:t>
      </w:r>
      <w:r w:rsidRPr="006D0296">
        <w:rPr>
          <w:i/>
        </w:rPr>
        <w:t xml:space="preserve"> </w:t>
      </w:r>
      <w:r w:rsidRPr="006D0296">
        <w:rPr>
          <w:i/>
          <w:sz w:val="28"/>
          <w:szCs w:val="28"/>
        </w:rPr>
        <w:t>The initial idea would be something like trying to predict, 30 minutes in advance, whether a station will run out of bikes or whether it will have at least one bike available. What do you think? Do you believe this idea could work? I found this dataset related to Dublin Bikes at data.gov.ie/dataset/</w:t>
      </w:r>
      <w:proofErr w:type="spellStart"/>
      <w:r w:rsidRPr="006D0296">
        <w:rPr>
          <w:i/>
          <w:sz w:val="28"/>
          <w:szCs w:val="28"/>
        </w:rPr>
        <w:t>dublinbikes-api</w:t>
      </w:r>
      <w:proofErr w:type="spellEnd"/>
      <w:r w:rsidRPr="006D0296">
        <w:rPr>
          <w:i/>
          <w:sz w:val="28"/>
          <w:szCs w:val="28"/>
        </w:rPr>
        <w:t>.’’</w:t>
      </w:r>
    </w:p>
    <w:p w14:paraId="5B0FA9E3" w14:textId="77777777" w:rsidR="00926095" w:rsidRPr="006D0296" w:rsidRDefault="00926095" w:rsidP="00926095">
      <w:pPr>
        <w:rPr>
          <w:sz w:val="28"/>
          <w:szCs w:val="28"/>
        </w:rPr>
      </w:pPr>
      <w:r>
        <w:rPr>
          <w:noProof/>
          <w:sz w:val="28"/>
          <w:szCs w:val="28"/>
          <w:lang w:val="pt-BR" w:eastAsia="pt-BR"/>
        </w:rPr>
        <w:drawing>
          <wp:inline distT="0" distB="0" distL="0" distR="0" wp14:anchorId="39F20B58" wp14:editId="15A9F3C1">
            <wp:extent cx="5731510" cy="2404745"/>
            <wp:effectExtent l="0" t="0" r="254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posal Structure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549AD" w14:textId="77777777" w:rsidR="00926095" w:rsidRPr="00446B97" w:rsidRDefault="00926095" w:rsidP="00926095">
      <w:pPr>
        <w:rPr>
          <w:sz w:val="28"/>
          <w:szCs w:val="28"/>
        </w:rPr>
      </w:pPr>
    </w:p>
    <w:p w14:paraId="39AA2FA5" w14:textId="77777777" w:rsidR="006D0296" w:rsidRPr="00926095" w:rsidRDefault="006D0296" w:rsidP="00926095">
      <w:bookmarkStart w:id="8" w:name="_GoBack"/>
      <w:bookmarkEnd w:id="8"/>
    </w:p>
    <w:sectPr w:rsidR="006D0296" w:rsidRPr="00926095" w:rsidSect="007B559B">
      <w:footerReference w:type="default" r:id="rId19"/>
      <w:pgSz w:w="11906" w:h="16838"/>
      <w:pgMar w:top="1440" w:right="1440" w:bottom="1276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0E4619B" w14:textId="77777777" w:rsidR="00A273C3" w:rsidRDefault="00A273C3">
      <w:pPr>
        <w:spacing w:after="0" w:line="240" w:lineRule="auto"/>
      </w:pPr>
      <w:r>
        <w:separator/>
      </w:r>
    </w:p>
  </w:endnote>
  <w:endnote w:type="continuationSeparator" w:id="0">
    <w:p w14:paraId="78116CAF" w14:textId="77777777" w:rsidR="00A273C3" w:rsidRDefault="00A273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2523675-7634-468C-9E88-6BFDDAB5A6F1}"/>
    <w:embedBold r:id="rId2" w:fontKey="{D4A15C9A-290B-4FB0-BC95-5601B56E1C95}"/>
    <w:embedItalic r:id="rId3" w:fontKey="{FE431754-99D6-4495-9D1F-CFBCBF59D825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5D449739-0A9E-40B5-9E30-7F304E268B6F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DD567D56-9897-4F24-A500-59CDB74D3683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6" w:fontKey="{889B7FC0-56E1-4E0B-AD27-7A1CD9DBCC9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3F90336" w14:textId="77777777" w:rsidR="00926095" w:rsidRDefault="0092609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</w:p>
  <w:p w14:paraId="72FD0F1F" w14:textId="77777777" w:rsidR="00926095" w:rsidRDefault="0092609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CCE77A1" w14:textId="77777777" w:rsidR="0051184F" w:rsidRDefault="00E73B1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tab/>
    </w:r>
    <w:r>
      <w:tab/>
    </w:r>
    <w:r>
      <w:fldChar w:fldCharType="begin"/>
    </w:r>
    <w:r>
      <w:instrText>PAGE</w:instrText>
    </w:r>
    <w:r>
      <w:fldChar w:fldCharType="separate"/>
    </w:r>
    <w:r w:rsidR="00926095">
      <w:rPr>
        <w:noProof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B201D7E" w14:textId="77777777" w:rsidR="00A273C3" w:rsidRDefault="00A273C3">
      <w:pPr>
        <w:spacing w:after="0" w:line="240" w:lineRule="auto"/>
      </w:pPr>
      <w:r>
        <w:separator/>
      </w:r>
    </w:p>
  </w:footnote>
  <w:footnote w:type="continuationSeparator" w:id="0">
    <w:p w14:paraId="0234F3E1" w14:textId="77777777" w:rsidR="00A273C3" w:rsidRDefault="00A273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752E7"/>
    <w:multiLevelType w:val="hybridMultilevel"/>
    <w:tmpl w:val="496646B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0A7761"/>
    <w:multiLevelType w:val="multilevel"/>
    <w:tmpl w:val="32F4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0B1A58"/>
    <w:multiLevelType w:val="multilevel"/>
    <w:tmpl w:val="DA1019F4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>
      <w:start w:val="2"/>
      <w:numFmt w:val="decimal"/>
      <w:isLgl/>
      <w:lvlText w:val="%1.%2"/>
      <w:lvlJc w:val="left"/>
      <w:pPr>
        <w:ind w:left="930" w:hanging="5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>
    <w:nsid w:val="097C7BB4"/>
    <w:multiLevelType w:val="hybridMultilevel"/>
    <w:tmpl w:val="1A0CB90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554198"/>
    <w:multiLevelType w:val="hybridMultilevel"/>
    <w:tmpl w:val="9D487BE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67728B"/>
    <w:multiLevelType w:val="hybridMultilevel"/>
    <w:tmpl w:val="F4E8F836"/>
    <w:lvl w:ilvl="0" w:tplc="8B443B80">
      <w:start w:val="10"/>
      <w:numFmt w:val="decimal"/>
      <w:lvlText w:val="%1"/>
      <w:lvlJc w:val="left"/>
      <w:pPr>
        <w:ind w:left="750" w:hanging="39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107B77"/>
    <w:multiLevelType w:val="multilevel"/>
    <w:tmpl w:val="CDD2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8A258BF"/>
    <w:multiLevelType w:val="hybridMultilevel"/>
    <w:tmpl w:val="C7384B9E"/>
    <w:lvl w:ilvl="0" w:tplc="F1DE7B32">
      <w:start w:val="10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75573C9"/>
    <w:multiLevelType w:val="multilevel"/>
    <w:tmpl w:val="57D2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A490A53"/>
    <w:multiLevelType w:val="multilevel"/>
    <w:tmpl w:val="9EA2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1"/>
  </w:num>
  <w:num w:numId="5">
    <w:abstractNumId w:val="9"/>
  </w:num>
  <w:num w:numId="6">
    <w:abstractNumId w:val="6"/>
  </w:num>
  <w:num w:numId="7">
    <w:abstractNumId w:val="2"/>
  </w:num>
  <w:num w:numId="8">
    <w:abstractNumId w:val="0"/>
  </w:num>
  <w:num w:numId="9">
    <w:abstractNumId w:val="5"/>
  </w:num>
  <w:num w:numId="10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aomie mboma">
    <w15:presenceInfo w15:providerId="Windows Live" w15:userId="a58694736b7c72b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184F"/>
    <w:rsid w:val="00053C90"/>
    <w:rsid w:val="0024408F"/>
    <w:rsid w:val="00271667"/>
    <w:rsid w:val="003E1F7C"/>
    <w:rsid w:val="0044668F"/>
    <w:rsid w:val="00446B97"/>
    <w:rsid w:val="004D5558"/>
    <w:rsid w:val="004F5038"/>
    <w:rsid w:val="00504F7C"/>
    <w:rsid w:val="0051184F"/>
    <w:rsid w:val="005B490B"/>
    <w:rsid w:val="005C0692"/>
    <w:rsid w:val="006D0296"/>
    <w:rsid w:val="00751DF7"/>
    <w:rsid w:val="0077191C"/>
    <w:rsid w:val="007A0C31"/>
    <w:rsid w:val="007B559B"/>
    <w:rsid w:val="0082681E"/>
    <w:rsid w:val="00845772"/>
    <w:rsid w:val="00891F35"/>
    <w:rsid w:val="008B30E3"/>
    <w:rsid w:val="008C4290"/>
    <w:rsid w:val="00912193"/>
    <w:rsid w:val="00926095"/>
    <w:rsid w:val="009E1379"/>
    <w:rsid w:val="009E3780"/>
    <w:rsid w:val="00A034FB"/>
    <w:rsid w:val="00A273C3"/>
    <w:rsid w:val="00AA51F3"/>
    <w:rsid w:val="00BF19D1"/>
    <w:rsid w:val="00C0515F"/>
    <w:rsid w:val="00C30BC6"/>
    <w:rsid w:val="00C538B8"/>
    <w:rsid w:val="00D41817"/>
    <w:rsid w:val="00DA61F3"/>
    <w:rsid w:val="00DB4F8F"/>
    <w:rsid w:val="00E50787"/>
    <w:rsid w:val="00E71229"/>
    <w:rsid w:val="00E73B14"/>
    <w:rsid w:val="00EB1E7B"/>
    <w:rsid w:val="00FC2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E952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E" w:eastAsia="en-I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0722"/>
  </w:style>
  <w:style w:type="paragraph" w:styleId="Ttulo1">
    <w:name w:val="heading 1"/>
    <w:basedOn w:val="Ttulo"/>
    <w:next w:val="Normal"/>
    <w:link w:val="Ttulo1Char"/>
    <w:uiPriority w:val="9"/>
    <w:qFormat/>
    <w:rsid w:val="00E60722"/>
    <w:pPr>
      <w:keepNext/>
      <w:keepLines/>
      <w:spacing w:before="360"/>
      <w:outlineLvl w:val="0"/>
    </w:pPr>
    <w:rPr>
      <w:rFonts w:ascii="Calibri" w:hAnsi="Calibri"/>
      <w:color w:val="3A3A3A" w:themeColor="background2" w:themeShade="40"/>
      <w:sz w:val="40"/>
      <w:szCs w:val="40"/>
    </w:rPr>
  </w:style>
  <w:style w:type="paragraph" w:styleId="Ttulo2">
    <w:name w:val="heading 2"/>
    <w:basedOn w:val="Ttulo"/>
    <w:next w:val="Normal"/>
    <w:link w:val="Ttulo2Char"/>
    <w:uiPriority w:val="9"/>
    <w:unhideWhenUsed/>
    <w:qFormat/>
    <w:rsid w:val="00E60722"/>
    <w:pPr>
      <w:keepNext/>
      <w:keepLines/>
      <w:spacing w:before="160"/>
      <w:outlineLvl w:val="1"/>
    </w:pPr>
    <w:rPr>
      <w:rFonts w:ascii="Calibri" w:hAnsi="Calibri"/>
      <w:color w:val="3A3A3A" w:themeColor="background2" w:themeShade="40"/>
      <w:sz w:val="32"/>
      <w:szCs w:val="32"/>
    </w:rPr>
  </w:style>
  <w:style w:type="paragraph" w:styleId="Ttulo3">
    <w:name w:val="heading 3"/>
    <w:basedOn w:val="Ttulo"/>
    <w:next w:val="Normal"/>
    <w:link w:val="Ttulo3Char"/>
    <w:uiPriority w:val="9"/>
    <w:unhideWhenUsed/>
    <w:qFormat/>
    <w:rsid w:val="00E60722"/>
    <w:pPr>
      <w:keepNext/>
      <w:keepLines/>
      <w:spacing w:before="160"/>
      <w:outlineLvl w:val="2"/>
    </w:pPr>
    <w:rPr>
      <w:rFonts w:ascii="Calibri" w:hAnsi="Calibri"/>
      <w:color w:val="3A3A3A" w:themeColor="background2" w:themeShade="40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60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607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60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60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60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60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E60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E61EDD"/>
    <w:rPr>
      <w:rFonts w:ascii="Calibri" w:eastAsiaTheme="majorEastAsia" w:hAnsi="Calibri" w:cstheme="majorBidi"/>
      <w:color w:val="3A3A3A" w:themeColor="background2" w:themeShade="40"/>
      <w:spacing w:val="-10"/>
      <w:kern w:val="28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E61EDD"/>
    <w:rPr>
      <w:rFonts w:ascii="Calibri" w:eastAsiaTheme="majorEastAsia" w:hAnsi="Calibri" w:cstheme="majorBidi"/>
      <w:color w:val="3A3A3A" w:themeColor="background2" w:themeShade="40"/>
      <w:spacing w:val="-10"/>
      <w:kern w:val="28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E61EDD"/>
    <w:rPr>
      <w:rFonts w:ascii="Calibri" w:eastAsiaTheme="majorEastAsia" w:hAnsi="Calibri" w:cstheme="majorBidi"/>
      <w:color w:val="3A3A3A" w:themeColor="background2" w:themeShade="40"/>
      <w:spacing w:val="-10"/>
      <w:kern w:val="28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607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6072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607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607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607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60722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sid w:val="00E60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Pr>
      <w:color w:val="595959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60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60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607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607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607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607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6072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60722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E607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0722"/>
  </w:style>
  <w:style w:type="paragraph" w:styleId="Rodap">
    <w:name w:val="footer"/>
    <w:basedOn w:val="Normal"/>
    <w:link w:val="RodapChar"/>
    <w:uiPriority w:val="99"/>
    <w:unhideWhenUsed/>
    <w:rsid w:val="00E607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0722"/>
  </w:style>
  <w:style w:type="character" w:styleId="RefernciaSutil">
    <w:name w:val="Subtle Reference"/>
    <w:basedOn w:val="Fontepargpadro"/>
    <w:uiPriority w:val="31"/>
    <w:qFormat/>
    <w:rsid w:val="00E60722"/>
    <w:rPr>
      <w:smallCaps/>
      <w:color w:val="5A5A5A" w:themeColor="text1" w:themeTint="A5"/>
    </w:rPr>
  </w:style>
  <w:style w:type="paragraph" w:styleId="CabealhodoSumrio">
    <w:name w:val="TOC Heading"/>
    <w:basedOn w:val="Ttulo1"/>
    <w:next w:val="Normal"/>
    <w:uiPriority w:val="39"/>
    <w:unhideWhenUsed/>
    <w:qFormat/>
    <w:rsid w:val="00E60722"/>
    <w:pPr>
      <w:spacing w:before="240" w:after="0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val="en-US"/>
    </w:rPr>
  </w:style>
  <w:style w:type="paragraph" w:styleId="Sumrio1">
    <w:name w:val="toc 1"/>
    <w:basedOn w:val="Normal"/>
    <w:next w:val="Normal"/>
    <w:autoRedefine/>
    <w:uiPriority w:val="39"/>
    <w:unhideWhenUsed/>
    <w:rsid w:val="00E60722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E60722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E60722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E60722"/>
    <w:rPr>
      <w:color w:val="467886" w:themeColor="hyperlink"/>
      <w:u w:val="single"/>
    </w:rPr>
  </w:style>
  <w:style w:type="paragraph" w:styleId="SemEspaamento">
    <w:name w:val="No Spacing"/>
    <w:link w:val="SemEspaamentoChar"/>
    <w:uiPriority w:val="1"/>
    <w:qFormat/>
    <w:rsid w:val="00E60722"/>
    <w:pPr>
      <w:spacing w:after="0" w:line="240" w:lineRule="auto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590C88"/>
    <w:rPr>
      <w:rFonts w:ascii="Calibri" w:hAnsi="Calibri"/>
    </w:rPr>
  </w:style>
  <w:style w:type="table" w:styleId="Tabelacomgrade">
    <w:name w:val="Table Grid"/>
    <w:basedOn w:val="Tabelanormal"/>
    <w:uiPriority w:val="39"/>
    <w:rsid w:val="00A57C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95F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">
    <w:basedOn w:val="Tabelanormal"/>
    <w:pPr>
      <w:spacing w:after="0" w:line="240" w:lineRule="auto"/>
    </w:pPr>
    <w:tblPr>
      <w:tblStyleRowBandSize w:val="1"/>
      <w:tblStyleColBandSize w:val="1"/>
    </w:tblPr>
  </w:style>
  <w:style w:type="paragraph" w:styleId="Reviso">
    <w:name w:val="Revision"/>
    <w:hidden/>
    <w:uiPriority w:val="99"/>
    <w:semiHidden/>
    <w:rsid w:val="00A034FB"/>
    <w:pPr>
      <w:spacing w:after="0" w:line="240" w:lineRule="auto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AA51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A51F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E" w:eastAsia="en-I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0722"/>
  </w:style>
  <w:style w:type="paragraph" w:styleId="Ttulo1">
    <w:name w:val="heading 1"/>
    <w:basedOn w:val="Ttulo"/>
    <w:next w:val="Normal"/>
    <w:link w:val="Ttulo1Char"/>
    <w:uiPriority w:val="9"/>
    <w:qFormat/>
    <w:rsid w:val="00E60722"/>
    <w:pPr>
      <w:keepNext/>
      <w:keepLines/>
      <w:spacing w:before="360"/>
      <w:outlineLvl w:val="0"/>
    </w:pPr>
    <w:rPr>
      <w:rFonts w:ascii="Calibri" w:hAnsi="Calibri"/>
      <w:color w:val="3A3A3A" w:themeColor="background2" w:themeShade="40"/>
      <w:sz w:val="40"/>
      <w:szCs w:val="40"/>
    </w:rPr>
  </w:style>
  <w:style w:type="paragraph" w:styleId="Ttulo2">
    <w:name w:val="heading 2"/>
    <w:basedOn w:val="Ttulo"/>
    <w:next w:val="Normal"/>
    <w:link w:val="Ttulo2Char"/>
    <w:uiPriority w:val="9"/>
    <w:unhideWhenUsed/>
    <w:qFormat/>
    <w:rsid w:val="00E60722"/>
    <w:pPr>
      <w:keepNext/>
      <w:keepLines/>
      <w:spacing w:before="160"/>
      <w:outlineLvl w:val="1"/>
    </w:pPr>
    <w:rPr>
      <w:rFonts w:ascii="Calibri" w:hAnsi="Calibri"/>
      <w:color w:val="3A3A3A" w:themeColor="background2" w:themeShade="40"/>
      <w:sz w:val="32"/>
      <w:szCs w:val="32"/>
    </w:rPr>
  </w:style>
  <w:style w:type="paragraph" w:styleId="Ttulo3">
    <w:name w:val="heading 3"/>
    <w:basedOn w:val="Ttulo"/>
    <w:next w:val="Normal"/>
    <w:link w:val="Ttulo3Char"/>
    <w:uiPriority w:val="9"/>
    <w:unhideWhenUsed/>
    <w:qFormat/>
    <w:rsid w:val="00E60722"/>
    <w:pPr>
      <w:keepNext/>
      <w:keepLines/>
      <w:spacing w:before="160"/>
      <w:outlineLvl w:val="2"/>
    </w:pPr>
    <w:rPr>
      <w:rFonts w:ascii="Calibri" w:hAnsi="Calibri"/>
      <w:color w:val="3A3A3A" w:themeColor="background2" w:themeShade="40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60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607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60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60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60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60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E60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E61EDD"/>
    <w:rPr>
      <w:rFonts w:ascii="Calibri" w:eastAsiaTheme="majorEastAsia" w:hAnsi="Calibri" w:cstheme="majorBidi"/>
      <w:color w:val="3A3A3A" w:themeColor="background2" w:themeShade="40"/>
      <w:spacing w:val="-10"/>
      <w:kern w:val="28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E61EDD"/>
    <w:rPr>
      <w:rFonts w:ascii="Calibri" w:eastAsiaTheme="majorEastAsia" w:hAnsi="Calibri" w:cstheme="majorBidi"/>
      <w:color w:val="3A3A3A" w:themeColor="background2" w:themeShade="40"/>
      <w:spacing w:val="-10"/>
      <w:kern w:val="28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E61EDD"/>
    <w:rPr>
      <w:rFonts w:ascii="Calibri" w:eastAsiaTheme="majorEastAsia" w:hAnsi="Calibri" w:cstheme="majorBidi"/>
      <w:color w:val="3A3A3A" w:themeColor="background2" w:themeShade="40"/>
      <w:spacing w:val="-10"/>
      <w:kern w:val="28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607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6072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607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607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607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60722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sid w:val="00E60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Pr>
      <w:color w:val="595959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60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60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607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607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607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607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6072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60722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E607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0722"/>
  </w:style>
  <w:style w:type="paragraph" w:styleId="Rodap">
    <w:name w:val="footer"/>
    <w:basedOn w:val="Normal"/>
    <w:link w:val="RodapChar"/>
    <w:uiPriority w:val="99"/>
    <w:unhideWhenUsed/>
    <w:rsid w:val="00E607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0722"/>
  </w:style>
  <w:style w:type="character" w:styleId="RefernciaSutil">
    <w:name w:val="Subtle Reference"/>
    <w:basedOn w:val="Fontepargpadro"/>
    <w:uiPriority w:val="31"/>
    <w:qFormat/>
    <w:rsid w:val="00E60722"/>
    <w:rPr>
      <w:smallCaps/>
      <w:color w:val="5A5A5A" w:themeColor="text1" w:themeTint="A5"/>
    </w:rPr>
  </w:style>
  <w:style w:type="paragraph" w:styleId="CabealhodoSumrio">
    <w:name w:val="TOC Heading"/>
    <w:basedOn w:val="Ttulo1"/>
    <w:next w:val="Normal"/>
    <w:uiPriority w:val="39"/>
    <w:unhideWhenUsed/>
    <w:qFormat/>
    <w:rsid w:val="00E60722"/>
    <w:pPr>
      <w:spacing w:before="240" w:after="0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val="en-US"/>
    </w:rPr>
  </w:style>
  <w:style w:type="paragraph" w:styleId="Sumrio1">
    <w:name w:val="toc 1"/>
    <w:basedOn w:val="Normal"/>
    <w:next w:val="Normal"/>
    <w:autoRedefine/>
    <w:uiPriority w:val="39"/>
    <w:unhideWhenUsed/>
    <w:rsid w:val="00E60722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E60722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E60722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E60722"/>
    <w:rPr>
      <w:color w:val="467886" w:themeColor="hyperlink"/>
      <w:u w:val="single"/>
    </w:rPr>
  </w:style>
  <w:style w:type="paragraph" w:styleId="SemEspaamento">
    <w:name w:val="No Spacing"/>
    <w:link w:val="SemEspaamentoChar"/>
    <w:uiPriority w:val="1"/>
    <w:qFormat/>
    <w:rsid w:val="00E60722"/>
    <w:pPr>
      <w:spacing w:after="0" w:line="240" w:lineRule="auto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590C88"/>
    <w:rPr>
      <w:rFonts w:ascii="Calibri" w:hAnsi="Calibri"/>
    </w:rPr>
  </w:style>
  <w:style w:type="table" w:styleId="Tabelacomgrade">
    <w:name w:val="Table Grid"/>
    <w:basedOn w:val="Tabelanormal"/>
    <w:uiPriority w:val="39"/>
    <w:rsid w:val="00A57C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95F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">
    <w:basedOn w:val="Tabelanormal"/>
    <w:pPr>
      <w:spacing w:after="0" w:line="240" w:lineRule="auto"/>
    </w:pPr>
    <w:tblPr>
      <w:tblStyleRowBandSize w:val="1"/>
      <w:tblStyleColBandSize w:val="1"/>
    </w:tblPr>
  </w:style>
  <w:style w:type="paragraph" w:styleId="Reviso">
    <w:name w:val="Revision"/>
    <w:hidden/>
    <w:uiPriority w:val="99"/>
    <w:semiHidden/>
    <w:rsid w:val="00A034FB"/>
    <w:pPr>
      <w:spacing w:after="0" w:line="240" w:lineRule="auto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AA51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A51F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7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6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5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5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0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image" Target="media/image1.png"/><Relationship Id="rId18" Type="http://schemas.openxmlformats.org/officeDocument/2006/relationships/image" Target="media/image4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yperlink" Target="https://github.com/2026509-cpu/Strategic-Thinking" TargetMode="External"/><Relationship Id="rId22" Type="http://schemas.microsoft.com/office/2011/relationships/people" Target="peop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hlgh2pzFvkmpnhkVaeODs3Wnuw==">CgMxLjAyCGguZ2pkZ3hzMgloLjMwajB6bGwyCWguMWZvYjl0ZTIJaC4zem55c2g3MgloLjJldDkycDAyDmgua2ZranMzcndsMmMxOAByITF6bEVRVXYyWkdtTjZWemdfYk5uaGpmb0x1c2hhYUo3dw==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16a9495-4dfd-42d3-807b-98cb11f03b4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CA7052A48FB44E8BAE44044031FC77" ma:contentTypeVersion="5" ma:contentTypeDescription="Create a new document." ma:contentTypeScope="" ma:versionID="72110da391d7bf7bbbd9879cda66318c">
  <xsd:schema xmlns:xsd="http://www.w3.org/2001/XMLSchema" xmlns:xs="http://www.w3.org/2001/XMLSchema" xmlns:p="http://schemas.microsoft.com/office/2006/metadata/properties" xmlns:ns3="b16a9495-4dfd-42d3-807b-98cb11f03b43" targetNamespace="http://schemas.microsoft.com/office/2006/metadata/properties" ma:root="true" ma:fieldsID="65d4c4ab10123b5e2192ffab3149626d" ns3:_="">
    <xsd:import namespace="b16a9495-4dfd-42d3-807b-98cb11f03b4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6a9495-4dfd-42d3-807b-98cb11f03b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51EB97A-8C7A-4EE1-A3AD-E57FDBFA6BEE}">
  <ds:schemaRefs>
    <ds:schemaRef ds:uri="http://schemas.microsoft.com/office/2006/metadata/properties"/>
    <ds:schemaRef ds:uri="http://schemas.microsoft.com/office/infopath/2007/PartnerControls"/>
    <ds:schemaRef ds:uri="b16a9495-4dfd-42d3-807b-98cb11f03b43"/>
  </ds:schemaRefs>
</ds:datastoreItem>
</file>

<file path=customXml/itemProps3.xml><?xml version="1.0" encoding="utf-8"?>
<ds:datastoreItem xmlns:ds="http://schemas.openxmlformats.org/officeDocument/2006/customXml" ds:itemID="{AD64260C-1345-4C21-A804-B9FBE7B9148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CD39011-2B34-4226-8638-59B13D8630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6a9495-4dfd-42d3-807b-98cb11f03b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3C2B7608-886A-4F88-88A4-E5C64843A6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1150</Words>
  <Characters>6214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Debora Zorzi</dc:creator>
  <cp:lastModifiedBy>Alexsander de Sousa Nelson</cp:lastModifiedBy>
  <cp:revision>4</cp:revision>
  <dcterms:created xsi:type="dcterms:W3CDTF">2026-10-20T14:02:00Z</dcterms:created>
  <dcterms:modified xsi:type="dcterms:W3CDTF">2026-10-22T09:13:00Z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9392f05823f65d13690dc4fb6817483613663138ac52bbed524e9b6627c257fb</vt:lpwstr>
  </property>
  <property fmtid="{D5CDD505-2E9C-101B-9397-08002B2CF9AE}" pid="3" name="ContentTypeId">
    <vt:lpwstr>0x01010091CA7052A48FB44E8BAE44044031FC77</vt:lpwstr>
  </property>
</Properties>
</file>